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B74E" w14:textId="77777777" w:rsidR="00024F9D" w:rsidRDefault="00053F84">
      <w:pPr>
        <w:pBdr>
          <w:bottom w:val="single" w:sz="24" w:space="0" w:color="F5C200"/>
        </w:pBdr>
        <w:shd w:val="clear" w:color="auto" w:fill="1B3A7A"/>
      </w:pPr>
      <w:r>
        <w:rPr>
          <w:sz w:val="80"/>
          <w:szCs w:val="80"/>
        </w:rPr>
        <w:t xml:space="preserve">  </w:t>
      </w:r>
    </w:p>
    <w:p w14:paraId="6FA6EAA6" w14:textId="77777777" w:rsidR="00024F9D" w:rsidRDefault="00024F9D">
      <w:pPr>
        <w:spacing w:before="600"/>
      </w:pPr>
    </w:p>
    <w:p w14:paraId="7184CECC" w14:textId="77777777" w:rsidR="00024F9D" w:rsidRDefault="00053F84">
      <w:pPr>
        <w:spacing w:after="120"/>
        <w:jc w:val="center"/>
      </w:pPr>
      <w:r>
        <w:rPr>
          <w:b/>
          <w:bCs/>
          <w:color w:val="1B3A7A"/>
          <w:sz w:val="52"/>
          <w:szCs w:val="52"/>
        </w:rPr>
        <w:t>BUSINESS SPECIFICATIONS DOCUMENT</w:t>
      </w:r>
    </w:p>
    <w:p w14:paraId="0EFE68EA" w14:textId="77777777" w:rsidR="00024F9D" w:rsidRDefault="00053F84">
      <w:pPr>
        <w:spacing w:after="480"/>
        <w:jc w:val="center"/>
      </w:pPr>
      <w:r>
        <w:rPr>
          <w:i/>
          <w:iCs/>
          <w:color w:val="8B1A1A"/>
          <w:sz w:val="36"/>
          <w:szCs w:val="36"/>
        </w:rPr>
        <w:t>Free State Bus Inspection &amp; Monitoring Mobile Application</w:t>
      </w:r>
    </w:p>
    <w:p w14:paraId="510B95C6" w14:textId="77777777" w:rsidR="00024F9D" w:rsidRDefault="00024F9D">
      <w:pPr>
        <w:pBdr>
          <w:bottom w:val="single" w:sz="6" w:space="0" w:color="F5C200"/>
        </w:pBdr>
        <w:spacing w:after="400"/>
        <w:jc w:val="center"/>
      </w:pPr>
    </w:p>
    <w:p w14:paraId="447DB2AF" w14:textId="77777777" w:rsidR="00024F9D" w:rsidRDefault="00024F9D">
      <w:pPr>
        <w:spacing w:before="80"/>
      </w:pPr>
    </w:p>
    <w:p w14:paraId="253CB0AD" w14:textId="77777777" w:rsidR="00024F9D" w:rsidRDefault="00053F84">
      <w:pPr>
        <w:spacing w:after="80"/>
        <w:jc w:val="center"/>
      </w:pPr>
      <w:r>
        <w:rPr>
          <w:color w:val="555555"/>
        </w:rPr>
        <w:t>Prepared by:</w:t>
      </w:r>
    </w:p>
    <w:p w14:paraId="2452B32B" w14:textId="77777777" w:rsidR="00024F9D" w:rsidRDefault="00053F84">
      <w:pPr>
        <w:spacing w:after="40"/>
        <w:jc w:val="center"/>
      </w:pPr>
      <w:r>
        <w:rPr>
          <w:b/>
          <w:bCs/>
          <w:color w:val="1B3A7A"/>
          <w:sz w:val="28"/>
          <w:szCs w:val="28"/>
        </w:rPr>
        <w:t>PraxisKZN (Pty) Ltd</w:t>
      </w:r>
    </w:p>
    <w:p w14:paraId="13B035B1" w14:textId="77777777" w:rsidR="00024F9D" w:rsidRDefault="00053F84">
      <w:pPr>
        <w:spacing w:after="400"/>
        <w:jc w:val="center"/>
      </w:pPr>
      <w:r>
        <w:rPr>
          <w:color w:val="555555"/>
        </w:rPr>
        <w:t>Enterprise Software &amp; AI Solutions</w:t>
      </w:r>
    </w:p>
    <w:p w14:paraId="6A087C33" w14:textId="77777777" w:rsidR="00024F9D" w:rsidRDefault="00024F9D">
      <w:pPr>
        <w:spacing w:before="8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4008"/>
      </w:tblGrid>
      <w:tr w:rsidR="00024F9D" w14:paraId="4CF20D57" w14:textId="77777777">
        <w:trPr>
          <w:jc w:val="center"/>
        </w:trPr>
        <w:tc>
          <w:tcPr>
            <w:tcW w:w="25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62919381" w14:textId="77777777" w:rsidR="00024F9D" w:rsidRDefault="00053F84">
            <w:r>
              <w:rPr>
                <w:b/>
                <w:bCs/>
                <w:color w:val="1B3A7A"/>
                <w:sz w:val="20"/>
                <w:szCs w:val="20"/>
              </w:rPr>
              <w:t>Client</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05D4BA0C" w14:textId="77777777" w:rsidR="00024F9D" w:rsidRDefault="00053F84">
            <w:r>
              <w:rPr>
                <w:sz w:val="20"/>
                <w:szCs w:val="20"/>
              </w:rPr>
              <w:t>Macrocomm (Free State Bus Tender)</w:t>
            </w:r>
          </w:p>
        </w:tc>
      </w:tr>
      <w:tr w:rsidR="00024F9D" w14:paraId="6A55F8B0" w14:textId="77777777">
        <w:trPr>
          <w:jc w:val="center"/>
        </w:trPr>
        <w:tc>
          <w:tcPr>
            <w:tcW w:w="2500" w:type="dxa"/>
            <w:tcBorders>
              <w:top w:val="single" w:sz="6" w:space="0" w:color="D0D6E0"/>
              <w:left w:val="single" w:sz="6" w:space="0" w:color="D0D6E0"/>
              <w:bottom w:val="single" w:sz="6" w:space="0" w:color="D0D6E0"/>
              <w:right w:val="single" w:sz="6" w:space="0" w:color="D0D6E0"/>
            </w:tcBorders>
            <w:shd w:val="clear" w:color="auto" w:fill="EBEBEB"/>
            <w:tcMar>
              <w:top w:w="80" w:type="dxa"/>
              <w:left w:w="120" w:type="dxa"/>
              <w:bottom w:w="80" w:type="dxa"/>
              <w:right w:w="120" w:type="dxa"/>
            </w:tcMar>
          </w:tcPr>
          <w:p w14:paraId="7CF6982C" w14:textId="77777777" w:rsidR="00024F9D" w:rsidRDefault="00053F84">
            <w:r>
              <w:rPr>
                <w:b/>
                <w:bCs/>
                <w:color w:val="1B3A7A"/>
                <w:sz w:val="20"/>
                <w:szCs w:val="20"/>
              </w:rPr>
              <w:t>Project</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1B38BA76" w14:textId="77777777" w:rsidR="00024F9D" w:rsidRDefault="00053F84">
            <w:r>
              <w:rPr>
                <w:sz w:val="20"/>
                <w:szCs w:val="20"/>
              </w:rPr>
              <w:t>Bus Inspection &amp; Monitoring Mobile App</w:t>
            </w:r>
          </w:p>
        </w:tc>
      </w:tr>
      <w:tr w:rsidR="00024F9D" w14:paraId="5491ED27" w14:textId="77777777">
        <w:trPr>
          <w:jc w:val="center"/>
        </w:trPr>
        <w:tc>
          <w:tcPr>
            <w:tcW w:w="25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7F325E23" w14:textId="77777777" w:rsidR="00024F9D" w:rsidRDefault="00053F84">
            <w:r>
              <w:rPr>
                <w:b/>
                <w:bCs/>
                <w:color w:val="1B3A7A"/>
                <w:sz w:val="20"/>
                <w:szCs w:val="20"/>
              </w:rPr>
              <w:t>Document Type</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4A525BA0" w14:textId="77777777" w:rsidR="00024F9D" w:rsidRDefault="00053F84">
            <w:r>
              <w:rPr>
                <w:sz w:val="20"/>
                <w:szCs w:val="20"/>
              </w:rPr>
              <w:t>Business Specifications Document</w:t>
            </w:r>
          </w:p>
        </w:tc>
      </w:tr>
      <w:tr w:rsidR="00024F9D" w14:paraId="5C773E13" w14:textId="77777777">
        <w:trPr>
          <w:jc w:val="center"/>
        </w:trPr>
        <w:tc>
          <w:tcPr>
            <w:tcW w:w="2500" w:type="dxa"/>
            <w:tcBorders>
              <w:top w:val="single" w:sz="6" w:space="0" w:color="D0D6E0"/>
              <w:left w:val="single" w:sz="6" w:space="0" w:color="D0D6E0"/>
              <w:bottom w:val="single" w:sz="6" w:space="0" w:color="D0D6E0"/>
              <w:right w:val="single" w:sz="6" w:space="0" w:color="D0D6E0"/>
            </w:tcBorders>
            <w:shd w:val="clear" w:color="auto" w:fill="EBEBEB"/>
            <w:tcMar>
              <w:top w:w="80" w:type="dxa"/>
              <w:left w:w="120" w:type="dxa"/>
              <w:bottom w:w="80" w:type="dxa"/>
              <w:right w:w="120" w:type="dxa"/>
            </w:tcMar>
          </w:tcPr>
          <w:p w14:paraId="7D43DDD0" w14:textId="77777777" w:rsidR="00024F9D" w:rsidRDefault="00053F84">
            <w:r>
              <w:rPr>
                <w:b/>
                <w:bCs/>
                <w:color w:val="1B3A7A"/>
                <w:sz w:val="20"/>
                <w:szCs w:val="20"/>
              </w:rPr>
              <w:t>Version</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2FA15CF0" w14:textId="77777777" w:rsidR="00024F9D" w:rsidRDefault="00053F84">
            <w:r>
              <w:rPr>
                <w:sz w:val="20"/>
                <w:szCs w:val="20"/>
              </w:rPr>
              <w:t>1.0 — Draft for Review</w:t>
            </w:r>
          </w:p>
        </w:tc>
      </w:tr>
      <w:tr w:rsidR="00024F9D" w14:paraId="1B204794" w14:textId="77777777">
        <w:trPr>
          <w:jc w:val="center"/>
        </w:trPr>
        <w:tc>
          <w:tcPr>
            <w:tcW w:w="25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65954567" w14:textId="77777777" w:rsidR="00024F9D" w:rsidRDefault="00053F84">
            <w:r>
              <w:rPr>
                <w:b/>
                <w:bCs/>
                <w:color w:val="1B3A7A"/>
                <w:sz w:val="20"/>
                <w:szCs w:val="20"/>
              </w:rPr>
              <w:t>Date</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2A946CD7" w14:textId="77777777" w:rsidR="00024F9D" w:rsidRDefault="00053F84">
            <w:r>
              <w:rPr>
                <w:sz w:val="20"/>
                <w:szCs w:val="20"/>
              </w:rPr>
              <w:t>31 March 2026</w:t>
            </w:r>
          </w:p>
        </w:tc>
      </w:tr>
      <w:tr w:rsidR="00024F9D" w14:paraId="18D33018" w14:textId="77777777">
        <w:trPr>
          <w:jc w:val="center"/>
        </w:trPr>
        <w:tc>
          <w:tcPr>
            <w:tcW w:w="2500" w:type="dxa"/>
            <w:tcBorders>
              <w:top w:val="single" w:sz="6" w:space="0" w:color="D0D6E0"/>
              <w:left w:val="single" w:sz="6" w:space="0" w:color="D0D6E0"/>
              <w:bottom w:val="single" w:sz="6" w:space="0" w:color="D0D6E0"/>
              <w:right w:val="single" w:sz="6" w:space="0" w:color="D0D6E0"/>
            </w:tcBorders>
            <w:shd w:val="clear" w:color="auto" w:fill="EBEBEB"/>
            <w:tcMar>
              <w:top w:w="80" w:type="dxa"/>
              <w:left w:w="120" w:type="dxa"/>
              <w:bottom w:w="80" w:type="dxa"/>
              <w:right w:w="120" w:type="dxa"/>
            </w:tcMar>
          </w:tcPr>
          <w:p w14:paraId="4066B994" w14:textId="77777777" w:rsidR="00024F9D" w:rsidRDefault="00053F84">
            <w:r>
              <w:rPr>
                <w:b/>
                <w:bCs/>
                <w:color w:val="1B3A7A"/>
                <w:sz w:val="20"/>
                <w:szCs w:val="20"/>
              </w:rPr>
              <w:t>Classification</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3FEA412D" w14:textId="77777777" w:rsidR="00024F9D" w:rsidRDefault="00053F84">
            <w:r>
              <w:rPr>
                <w:sz w:val="20"/>
                <w:szCs w:val="20"/>
              </w:rPr>
              <w:t>Confidential</w:t>
            </w:r>
          </w:p>
        </w:tc>
      </w:tr>
    </w:tbl>
    <w:p w14:paraId="78E8CCE6" w14:textId="77777777" w:rsidR="00024F9D" w:rsidRDefault="00024F9D">
      <w:pPr>
        <w:spacing w:before="400"/>
      </w:pPr>
    </w:p>
    <w:p w14:paraId="16099F00" w14:textId="6EFAEDE0" w:rsidR="00024F9D" w:rsidRDefault="00053F84">
      <w:pPr>
        <w:pBdr>
          <w:top w:val="single" w:sz="12" w:space="0" w:color="F5C200"/>
        </w:pBdr>
        <w:shd w:val="clear" w:color="auto" w:fill="1B3A7A"/>
      </w:pPr>
      <w:r>
        <w:rPr>
          <w:color w:val="FFFFFF"/>
          <w:sz w:val="18"/>
          <w:szCs w:val="18"/>
        </w:rPr>
        <w:t xml:space="preserve">  PraxisKZN (Pty) </w:t>
      </w:r>
      <w:r w:rsidR="00DF1ED7">
        <w:rPr>
          <w:color w:val="FFFFFF"/>
          <w:sz w:val="18"/>
          <w:szCs w:val="18"/>
        </w:rPr>
        <w:t>Ltd | Confidential | 2026</w:t>
      </w:r>
    </w:p>
    <w:p w14:paraId="0A2577D4" w14:textId="77777777" w:rsidR="00024F9D" w:rsidRDefault="00053F84">
      <w:r>
        <w:br w:type="page"/>
      </w:r>
    </w:p>
    <w:p w14:paraId="5A72B5AA" w14:textId="77777777" w:rsidR="00024F9D" w:rsidRDefault="00053F84">
      <w:pPr>
        <w:pStyle w:val="Heading1"/>
        <w:pBdr>
          <w:bottom w:val="single" w:sz="8" w:space="0" w:color="1B3A7A"/>
        </w:pBdr>
      </w:pPr>
      <w:r>
        <w:lastRenderedPageBreak/>
        <w:t>Document Control</w:t>
      </w:r>
    </w:p>
    <w:p w14:paraId="7DB016B1" w14:textId="77777777" w:rsidR="00024F9D" w:rsidRDefault="00024F9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24F9D" w14:paraId="5D2EB001" w14:textId="77777777">
        <w:tc>
          <w:tcPr>
            <w:tcW w:w="25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67637FA1" w14:textId="77777777" w:rsidR="00024F9D" w:rsidRDefault="00053F84">
            <w:r>
              <w:rPr>
                <w:b/>
                <w:bCs/>
                <w:color w:val="1B3A7A"/>
                <w:sz w:val="20"/>
                <w:szCs w:val="20"/>
              </w:rPr>
              <w:t>Document Title</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F244317" w14:textId="77777777" w:rsidR="00024F9D" w:rsidRDefault="00053F84">
            <w:r>
              <w:rPr>
                <w:sz w:val="20"/>
                <w:szCs w:val="20"/>
              </w:rPr>
              <w:t>Business Specifications — Free State Bus Inspection &amp; Monitoring Mobile App</w:t>
            </w:r>
          </w:p>
        </w:tc>
      </w:tr>
      <w:tr w:rsidR="00024F9D" w14:paraId="0251E209" w14:textId="77777777">
        <w:tc>
          <w:tcPr>
            <w:tcW w:w="2500" w:type="dxa"/>
            <w:tcBorders>
              <w:top w:val="single" w:sz="6" w:space="0" w:color="D0D6E0"/>
              <w:left w:val="single" w:sz="6" w:space="0" w:color="D0D6E0"/>
              <w:bottom w:val="single" w:sz="6" w:space="0" w:color="D0D6E0"/>
              <w:right w:val="single" w:sz="6" w:space="0" w:color="D0D6E0"/>
            </w:tcBorders>
            <w:shd w:val="clear" w:color="auto" w:fill="EBEBEB"/>
            <w:tcMar>
              <w:top w:w="80" w:type="dxa"/>
              <w:left w:w="120" w:type="dxa"/>
              <w:bottom w:w="80" w:type="dxa"/>
              <w:right w:w="120" w:type="dxa"/>
            </w:tcMar>
          </w:tcPr>
          <w:p w14:paraId="632310DF" w14:textId="77777777" w:rsidR="00024F9D" w:rsidRDefault="00053F84">
            <w:r>
              <w:rPr>
                <w:b/>
                <w:bCs/>
                <w:color w:val="1B3A7A"/>
                <w:sz w:val="20"/>
                <w:szCs w:val="20"/>
              </w:rPr>
              <w:t>Reference</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534B142D" w14:textId="77777777" w:rsidR="00024F9D" w:rsidRDefault="00053F84">
            <w:r>
              <w:rPr>
                <w:sz w:val="20"/>
                <w:szCs w:val="20"/>
              </w:rPr>
              <w:t>PRAXIS-BSIM-2026-001</w:t>
            </w:r>
          </w:p>
        </w:tc>
      </w:tr>
      <w:tr w:rsidR="00024F9D" w14:paraId="129C8F5C" w14:textId="77777777">
        <w:tc>
          <w:tcPr>
            <w:tcW w:w="25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1A592506" w14:textId="77777777" w:rsidR="00024F9D" w:rsidRDefault="00053F84">
            <w:r>
              <w:rPr>
                <w:b/>
                <w:bCs/>
                <w:color w:val="1B3A7A"/>
                <w:sz w:val="20"/>
                <w:szCs w:val="20"/>
              </w:rPr>
              <w:t>Prepared By</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8EE2209" w14:textId="77777777" w:rsidR="00024F9D" w:rsidRDefault="00053F84">
            <w:r>
              <w:rPr>
                <w:sz w:val="20"/>
                <w:szCs w:val="20"/>
              </w:rPr>
              <w:t>PraxisKZN (Pty) Ltd</w:t>
            </w:r>
          </w:p>
        </w:tc>
      </w:tr>
      <w:tr w:rsidR="00024F9D" w14:paraId="027F433C" w14:textId="77777777">
        <w:tc>
          <w:tcPr>
            <w:tcW w:w="2500" w:type="dxa"/>
            <w:tcBorders>
              <w:top w:val="single" w:sz="6" w:space="0" w:color="D0D6E0"/>
              <w:left w:val="single" w:sz="6" w:space="0" w:color="D0D6E0"/>
              <w:bottom w:val="single" w:sz="6" w:space="0" w:color="D0D6E0"/>
              <w:right w:val="single" w:sz="6" w:space="0" w:color="D0D6E0"/>
            </w:tcBorders>
            <w:shd w:val="clear" w:color="auto" w:fill="EBEBEB"/>
            <w:tcMar>
              <w:top w:w="80" w:type="dxa"/>
              <w:left w:w="120" w:type="dxa"/>
              <w:bottom w:w="80" w:type="dxa"/>
              <w:right w:w="120" w:type="dxa"/>
            </w:tcMar>
          </w:tcPr>
          <w:p w14:paraId="1B3478F7" w14:textId="77777777" w:rsidR="00024F9D" w:rsidRDefault="00053F84">
            <w:r>
              <w:rPr>
                <w:b/>
                <w:bCs/>
                <w:color w:val="1B3A7A"/>
                <w:sz w:val="20"/>
                <w:szCs w:val="20"/>
              </w:rPr>
              <w:t>Reviewed By</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47116C94" w14:textId="77777777" w:rsidR="00024F9D" w:rsidRDefault="00053F84">
            <w:r>
              <w:rPr>
                <w:sz w:val="20"/>
                <w:szCs w:val="20"/>
              </w:rPr>
              <w:t>TBC</w:t>
            </w:r>
          </w:p>
        </w:tc>
      </w:tr>
      <w:tr w:rsidR="00024F9D" w14:paraId="3BBE2B9E" w14:textId="77777777">
        <w:tc>
          <w:tcPr>
            <w:tcW w:w="25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674303A0" w14:textId="77777777" w:rsidR="00024F9D" w:rsidRDefault="00053F84">
            <w:r>
              <w:rPr>
                <w:b/>
                <w:bCs/>
                <w:color w:val="1B3A7A"/>
                <w:sz w:val="20"/>
                <w:szCs w:val="20"/>
              </w:rPr>
              <w:t>Approved By</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10EEFF20" w14:textId="77777777" w:rsidR="00024F9D" w:rsidRDefault="00053F84">
            <w:r>
              <w:rPr>
                <w:sz w:val="20"/>
                <w:szCs w:val="20"/>
              </w:rPr>
              <w:t>TBC</w:t>
            </w:r>
          </w:p>
        </w:tc>
      </w:tr>
      <w:tr w:rsidR="00024F9D" w14:paraId="01D1FFDD" w14:textId="77777777">
        <w:tc>
          <w:tcPr>
            <w:tcW w:w="2500" w:type="dxa"/>
            <w:tcBorders>
              <w:top w:val="single" w:sz="6" w:space="0" w:color="D0D6E0"/>
              <w:left w:val="single" w:sz="6" w:space="0" w:color="D0D6E0"/>
              <w:bottom w:val="single" w:sz="6" w:space="0" w:color="D0D6E0"/>
              <w:right w:val="single" w:sz="6" w:space="0" w:color="D0D6E0"/>
            </w:tcBorders>
            <w:shd w:val="clear" w:color="auto" w:fill="EBEBEB"/>
            <w:tcMar>
              <w:top w:w="80" w:type="dxa"/>
              <w:left w:w="120" w:type="dxa"/>
              <w:bottom w:w="80" w:type="dxa"/>
              <w:right w:w="120" w:type="dxa"/>
            </w:tcMar>
          </w:tcPr>
          <w:p w14:paraId="099C20B2" w14:textId="77777777" w:rsidR="00024F9D" w:rsidRDefault="00053F84">
            <w:r>
              <w:rPr>
                <w:b/>
                <w:bCs/>
                <w:color w:val="1B3A7A"/>
                <w:sz w:val="20"/>
                <w:szCs w:val="20"/>
              </w:rPr>
              <w:t>Version</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459F0D67" w14:textId="77777777" w:rsidR="00024F9D" w:rsidRDefault="00053F84">
            <w:r>
              <w:rPr>
                <w:sz w:val="20"/>
                <w:szCs w:val="20"/>
              </w:rPr>
              <w:t>1.0 — Draft</w:t>
            </w:r>
          </w:p>
        </w:tc>
      </w:tr>
      <w:tr w:rsidR="00024F9D" w14:paraId="7BE6E766" w14:textId="77777777">
        <w:tc>
          <w:tcPr>
            <w:tcW w:w="25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705173C9" w14:textId="77777777" w:rsidR="00024F9D" w:rsidRDefault="00053F84">
            <w:r>
              <w:rPr>
                <w:b/>
                <w:bCs/>
                <w:color w:val="1B3A7A"/>
                <w:sz w:val="20"/>
                <w:szCs w:val="20"/>
              </w:rPr>
              <w:t>Issue Date</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7FD3D031" w14:textId="77777777" w:rsidR="00024F9D" w:rsidRDefault="00053F84">
            <w:r>
              <w:rPr>
                <w:sz w:val="20"/>
                <w:szCs w:val="20"/>
              </w:rPr>
              <w:t>31 March 2026</w:t>
            </w:r>
          </w:p>
        </w:tc>
      </w:tr>
      <w:tr w:rsidR="00024F9D" w14:paraId="3FAA53C2" w14:textId="77777777">
        <w:tc>
          <w:tcPr>
            <w:tcW w:w="2500" w:type="dxa"/>
            <w:tcBorders>
              <w:top w:val="single" w:sz="6" w:space="0" w:color="D0D6E0"/>
              <w:left w:val="single" w:sz="6" w:space="0" w:color="D0D6E0"/>
              <w:bottom w:val="single" w:sz="6" w:space="0" w:color="D0D6E0"/>
              <w:right w:val="single" w:sz="6" w:space="0" w:color="D0D6E0"/>
            </w:tcBorders>
            <w:shd w:val="clear" w:color="auto" w:fill="EBEBEB"/>
            <w:tcMar>
              <w:top w:w="80" w:type="dxa"/>
              <w:left w:w="120" w:type="dxa"/>
              <w:bottom w:w="80" w:type="dxa"/>
              <w:right w:w="120" w:type="dxa"/>
            </w:tcMar>
          </w:tcPr>
          <w:p w14:paraId="64484125" w14:textId="77777777" w:rsidR="00024F9D" w:rsidRDefault="00053F84">
            <w:r>
              <w:rPr>
                <w:b/>
                <w:bCs/>
                <w:color w:val="1B3A7A"/>
                <w:sz w:val="20"/>
                <w:szCs w:val="20"/>
              </w:rPr>
              <w:t>Next Review</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42F8037B" w14:textId="77777777" w:rsidR="00024F9D" w:rsidRDefault="00053F84">
            <w:r>
              <w:rPr>
                <w:sz w:val="20"/>
                <w:szCs w:val="20"/>
              </w:rPr>
              <w:t>Upon Client Approval</w:t>
            </w:r>
          </w:p>
        </w:tc>
      </w:tr>
      <w:tr w:rsidR="00024F9D" w14:paraId="2CC69962" w14:textId="77777777">
        <w:tc>
          <w:tcPr>
            <w:tcW w:w="25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045C1DA9" w14:textId="77777777" w:rsidR="00024F9D" w:rsidRDefault="00053F84">
            <w:r>
              <w:rPr>
                <w:b/>
                <w:bCs/>
                <w:color w:val="1B3A7A"/>
                <w:sz w:val="20"/>
                <w:szCs w:val="20"/>
              </w:rPr>
              <w:t>Distribution</w:t>
            </w:r>
          </w:p>
        </w:tc>
        <w:tc>
          <w:tcPr>
            <w:tcW w:w="68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5CEA8A40" w14:textId="77777777" w:rsidR="00024F9D" w:rsidRDefault="00053F84">
            <w:r>
              <w:rPr>
                <w:sz w:val="20"/>
                <w:szCs w:val="20"/>
              </w:rPr>
              <w:t>PraxisKZN Project Team, Macrocomm Representative, Shingi (Client Liaison)</w:t>
            </w:r>
          </w:p>
        </w:tc>
      </w:tr>
    </w:tbl>
    <w:p w14:paraId="59F7202A" w14:textId="77777777" w:rsidR="00024F9D" w:rsidRDefault="00024F9D">
      <w:pPr>
        <w:spacing w:before="200"/>
      </w:pPr>
    </w:p>
    <w:p w14:paraId="7899C3BF" w14:textId="77777777" w:rsidR="00024F9D" w:rsidRDefault="00053F84">
      <w:pPr>
        <w:pStyle w:val="Heading2"/>
        <w:spacing w:after="120"/>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3360"/>
        <w:gridCol w:w="3400"/>
      </w:tblGrid>
      <w:tr w:rsidR="00024F9D" w14:paraId="294314D6" w14:textId="77777777">
        <w:tc>
          <w:tcPr>
            <w:tcW w:w="120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3DF76415" w14:textId="77777777" w:rsidR="00024F9D" w:rsidRDefault="00053F84">
            <w:pPr>
              <w:jc w:val="center"/>
            </w:pPr>
            <w:r>
              <w:rPr>
                <w:b/>
                <w:bCs/>
                <w:color w:val="FFFFFF"/>
                <w:sz w:val="20"/>
                <w:szCs w:val="20"/>
              </w:rPr>
              <w:t>Version</w:t>
            </w:r>
          </w:p>
        </w:tc>
        <w:tc>
          <w:tcPr>
            <w:tcW w:w="140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56C75078" w14:textId="77777777" w:rsidR="00024F9D" w:rsidRDefault="00053F84">
            <w:pPr>
              <w:jc w:val="center"/>
            </w:pPr>
            <w:r>
              <w:rPr>
                <w:b/>
                <w:bCs/>
                <w:color w:val="FFFFFF"/>
                <w:sz w:val="20"/>
                <w:szCs w:val="20"/>
              </w:rPr>
              <w:t>Date</w:t>
            </w:r>
          </w:p>
        </w:tc>
        <w:tc>
          <w:tcPr>
            <w:tcW w:w="336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3766F971" w14:textId="77777777" w:rsidR="00024F9D" w:rsidRDefault="00053F84">
            <w:pPr>
              <w:jc w:val="center"/>
            </w:pPr>
            <w:r>
              <w:rPr>
                <w:b/>
                <w:bCs/>
                <w:color w:val="FFFFFF"/>
                <w:sz w:val="20"/>
                <w:szCs w:val="20"/>
              </w:rPr>
              <w:t>Author</w:t>
            </w:r>
          </w:p>
        </w:tc>
        <w:tc>
          <w:tcPr>
            <w:tcW w:w="340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047C2278" w14:textId="77777777" w:rsidR="00024F9D" w:rsidRDefault="00053F84">
            <w:pPr>
              <w:jc w:val="center"/>
            </w:pPr>
            <w:r>
              <w:rPr>
                <w:b/>
                <w:bCs/>
                <w:color w:val="FFFFFF"/>
                <w:sz w:val="20"/>
                <w:szCs w:val="20"/>
              </w:rPr>
              <w:t>Description</w:t>
            </w:r>
          </w:p>
        </w:tc>
      </w:tr>
      <w:tr w:rsidR="00024F9D" w14:paraId="6E0A7AD9" w14:textId="77777777">
        <w:tc>
          <w:tcPr>
            <w:tcW w:w="12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0D8314E9" w14:textId="77777777" w:rsidR="00024F9D" w:rsidRDefault="00053F84">
            <w:r>
              <w:rPr>
                <w:sz w:val="20"/>
                <w:szCs w:val="20"/>
              </w:rPr>
              <w:t>1.0</w:t>
            </w:r>
          </w:p>
        </w:tc>
        <w:tc>
          <w:tcPr>
            <w:tcW w:w="14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78C5E6D6" w14:textId="77777777" w:rsidR="00024F9D" w:rsidRDefault="00053F84">
            <w:r>
              <w:rPr>
                <w:sz w:val="20"/>
                <w:szCs w:val="20"/>
              </w:rPr>
              <w:t>31 Mar 2026</w:t>
            </w:r>
          </w:p>
        </w:tc>
        <w:tc>
          <w:tcPr>
            <w:tcW w:w="336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5B35A8C9" w14:textId="77777777" w:rsidR="00024F9D" w:rsidRDefault="00053F84">
            <w:r>
              <w:rPr>
                <w:sz w:val="20"/>
                <w:szCs w:val="20"/>
              </w:rPr>
              <w:t>PraxisKZN</w:t>
            </w:r>
          </w:p>
        </w:tc>
        <w:tc>
          <w:tcPr>
            <w:tcW w:w="34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34990967" w14:textId="77777777" w:rsidR="00024F9D" w:rsidRDefault="00053F84">
            <w:r>
              <w:rPr>
                <w:sz w:val="20"/>
                <w:szCs w:val="20"/>
              </w:rPr>
              <w:t>Initial draft compiled from Shingi meeting notes and requirements specification</w:t>
            </w:r>
          </w:p>
        </w:tc>
      </w:tr>
    </w:tbl>
    <w:p w14:paraId="2317CD25" w14:textId="77777777" w:rsidR="00024F9D" w:rsidRDefault="00053F84">
      <w:r>
        <w:br w:type="page"/>
      </w:r>
    </w:p>
    <w:p w14:paraId="6325D716" w14:textId="77777777" w:rsidR="00024F9D" w:rsidRDefault="00053F84">
      <w:pPr>
        <w:pStyle w:val="Heading1"/>
        <w:pBdr>
          <w:bottom w:val="single" w:sz="8" w:space="0" w:color="1B3A7A"/>
        </w:pBdr>
      </w:pPr>
      <w:r>
        <w:lastRenderedPageBreak/>
        <w:t>1. Executive Summary</w:t>
      </w:r>
    </w:p>
    <w:p w14:paraId="3DB94E3E" w14:textId="2754261D" w:rsidR="00024F9D" w:rsidRDefault="00053F84" w:rsidP="00D63FA3">
      <w:pPr>
        <w:spacing w:before="60" w:after="100"/>
        <w:jc w:val="both"/>
      </w:pPr>
      <w:r>
        <w:t xml:space="preserve">This Business Specifications Document (BSD) defines the functional, technical, and governance requirements for the Free State Bus Inspection and Monitoring Mobile Application, developed for the Macrocomm Free State Bus Tender. The document consolidates findings from the Project </w:t>
      </w:r>
      <w:r w:rsidR="00B50AEC">
        <w:t>m</w:t>
      </w:r>
      <w:r>
        <w:t>eeting held on 31 March 2026 and the accompanying Requirements Specification authored by the Macrocomm team.</w:t>
      </w:r>
    </w:p>
    <w:p w14:paraId="08FB85E8" w14:textId="77777777" w:rsidR="00024F9D" w:rsidRDefault="00024F9D">
      <w:pPr>
        <w:spacing w:before="60"/>
      </w:pPr>
    </w:p>
    <w:p w14:paraId="344CBF8B" w14:textId="6DFBCDDD" w:rsidR="00024F9D" w:rsidRDefault="00053F84" w:rsidP="00D63FA3">
      <w:pPr>
        <w:spacing w:before="60" w:after="100"/>
        <w:jc w:val="both"/>
      </w:pPr>
      <w:r>
        <w:t xml:space="preserve">The mobile application is a purpose-built field data collection tool enabling </w:t>
      </w:r>
      <w:r w:rsidRPr="00450FBE">
        <w:rPr>
          <w:b/>
          <w:bCs/>
        </w:rPr>
        <w:t>Monitors</w:t>
      </w:r>
      <w:r>
        <w:t xml:space="preserve"> to conduct structured, evidence-based bus inspections using Pass/Fail methodology. The system is designed to support operational transparency, regulatory compliance, and data integrity for a bus fleet of 384 vehicles across designated routes in the Free State province</w:t>
      </w:r>
      <w:r w:rsidR="00450FBE">
        <w:t xml:space="preserve"> operated by 2 bus operators </w:t>
      </w:r>
      <w:r w:rsidR="0042305E">
        <w:t xml:space="preserve">namely Interstate and </w:t>
      </w:r>
      <w:r w:rsidR="00204CB3">
        <w:t>Maluti</w:t>
      </w:r>
      <w:r>
        <w:t>.</w:t>
      </w:r>
    </w:p>
    <w:p w14:paraId="7F5CFC0D" w14:textId="77777777" w:rsidR="00024F9D" w:rsidRDefault="00024F9D">
      <w:pPr>
        <w:spacing w:before="60"/>
      </w:pPr>
    </w:p>
    <w:p w14:paraId="2D3E86A5" w14:textId="77777777" w:rsidR="00024F9D" w:rsidRDefault="00053F84" w:rsidP="002E2EFF">
      <w:pPr>
        <w:spacing w:before="60" w:after="100"/>
        <w:jc w:val="both"/>
      </w:pPr>
      <w:r>
        <w:t>The application will be developed as a RESTful API-centric solution, with offline capability, GPS-based attendance and shift tracking, parameterised inspection checklists, and a supervisor approval workflow. PraxisKZN (Pty) Ltd is positioned as the delivery partner, bringing enterprise software and AI expertise to ensure a robust, scalable, and auditable system.</w:t>
      </w:r>
    </w:p>
    <w:p w14:paraId="52C02E99" w14:textId="77777777" w:rsidR="00024F9D" w:rsidRDefault="00024F9D">
      <w:pPr>
        <w:spacing w:before="200"/>
      </w:pPr>
    </w:p>
    <w:p w14:paraId="31C88870" w14:textId="77777777" w:rsidR="00024F9D" w:rsidRDefault="00053F84">
      <w:pPr>
        <w:pStyle w:val="Heading1"/>
        <w:pBdr>
          <w:bottom w:val="single" w:sz="8" w:space="0" w:color="1B3A7A"/>
        </w:pBdr>
      </w:pPr>
      <w:r>
        <w:t>2. Project Overview</w:t>
      </w:r>
    </w:p>
    <w:p w14:paraId="7526F6E4" w14:textId="77777777" w:rsidR="00024F9D" w:rsidRDefault="00053F84">
      <w:pPr>
        <w:pStyle w:val="Heading2"/>
        <w:spacing w:after="120"/>
      </w:pPr>
      <w:r>
        <w:t>2.1 Background &amp; Context</w:t>
      </w:r>
    </w:p>
    <w:p w14:paraId="72DA9098" w14:textId="77777777" w:rsidR="00024F9D" w:rsidRDefault="00053F84" w:rsidP="002E2EFF">
      <w:pPr>
        <w:spacing w:before="60" w:after="100"/>
        <w:jc w:val="both"/>
      </w:pPr>
      <w:r>
        <w:t xml:space="preserve">Macrocomm has been awarded the Free State Bus Tender, which involves the monitoring and compliance oversight of a public bus fleet comprising 384 vehicles. The nature of the contract requires regular field inspections conducted by a team of </w:t>
      </w:r>
      <w:r w:rsidRPr="00074687">
        <w:rPr>
          <w:b/>
          <w:bCs/>
        </w:rPr>
        <w:t>Monitors</w:t>
      </w:r>
      <w:r>
        <w:t xml:space="preserve"> operating across bus ranks and in-transit environments. These inspections must be performed against defined checklists, recorded digitally, and submitted for supervisory review.</w:t>
      </w:r>
    </w:p>
    <w:p w14:paraId="45EA1C84" w14:textId="77777777" w:rsidR="00024F9D" w:rsidRDefault="00024F9D">
      <w:pPr>
        <w:spacing w:before="60"/>
      </w:pPr>
    </w:p>
    <w:p w14:paraId="4154D330" w14:textId="77777777" w:rsidR="00024F9D" w:rsidRDefault="00053F84" w:rsidP="002E2EFF">
      <w:pPr>
        <w:spacing w:before="60" w:after="100"/>
        <w:jc w:val="both"/>
      </w:pPr>
      <w:r>
        <w:t>The existing manual or paper-based approach is inadequate for the scale of operations, auditability expectations, and reporting requirements of a tender of this magnitude. The proposed mobile application will digitise and govern the entire inspection lifecycle, from shift commencement through to supervisory sign-off.</w:t>
      </w:r>
    </w:p>
    <w:p w14:paraId="6E36AD1B" w14:textId="77777777" w:rsidR="00024F9D" w:rsidRDefault="00053F84">
      <w:pPr>
        <w:pStyle w:val="Heading2"/>
        <w:spacing w:after="120"/>
      </w:pPr>
      <w:r>
        <w:t>2.2 Project Objectives</w:t>
      </w:r>
    </w:p>
    <w:p w14:paraId="429BC863" w14:textId="074ECBE7" w:rsidR="00024F9D" w:rsidRDefault="00053F84" w:rsidP="002E2EFF">
      <w:pPr>
        <w:pStyle w:val="ListParagraph"/>
        <w:numPr>
          <w:ilvl w:val="0"/>
          <w:numId w:val="2"/>
        </w:numPr>
        <w:spacing w:before="40" w:after="40"/>
        <w:jc w:val="both"/>
      </w:pPr>
      <w:r>
        <w:t xml:space="preserve">Deliver a mobile application enabling </w:t>
      </w:r>
      <w:r w:rsidRPr="00933060">
        <w:rPr>
          <w:b/>
          <w:bCs/>
        </w:rPr>
        <w:t>Monitors</w:t>
      </w:r>
      <w:r>
        <w:t xml:space="preserve"> to conduct bus inspections via a structured, parameterised checklist.</w:t>
      </w:r>
    </w:p>
    <w:p w14:paraId="6D63673D" w14:textId="77777777" w:rsidR="00024F9D" w:rsidRDefault="00053F84" w:rsidP="002E2EFF">
      <w:pPr>
        <w:pStyle w:val="ListParagraph"/>
        <w:numPr>
          <w:ilvl w:val="0"/>
          <w:numId w:val="2"/>
        </w:numPr>
        <w:spacing w:before="40" w:after="40"/>
        <w:jc w:val="both"/>
      </w:pPr>
      <w:r>
        <w:t>Implement GPS-based shift tracking and attendance logging for all field personnel.</w:t>
      </w:r>
    </w:p>
    <w:p w14:paraId="197C70DF" w14:textId="77777777" w:rsidR="00024F9D" w:rsidRDefault="00053F84" w:rsidP="002E2EFF">
      <w:pPr>
        <w:pStyle w:val="ListParagraph"/>
        <w:numPr>
          <w:ilvl w:val="0"/>
          <w:numId w:val="2"/>
        </w:numPr>
        <w:spacing w:before="40" w:after="40"/>
        <w:jc w:val="both"/>
      </w:pPr>
      <w:r>
        <w:t>Enforce immutable, write-once data capture with full audit trail at field and server level.</w:t>
      </w:r>
    </w:p>
    <w:p w14:paraId="5602C917" w14:textId="77777777" w:rsidR="00024F9D" w:rsidRDefault="00053F84" w:rsidP="002E2EFF">
      <w:pPr>
        <w:pStyle w:val="ListParagraph"/>
        <w:numPr>
          <w:ilvl w:val="0"/>
          <w:numId w:val="2"/>
        </w:numPr>
        <w:spacing w:before="40" w:after="40"/>
        <w:jc w:val="both"/>
      </w:pPr>
      <w:r>
        <w:t>Support offline data capture with automatic synchronisation upon network restoration.</w:t>
      </w:r>
    </w:p>
    <w:p w14:paraId="43E96C65" w14:textId="77777777" w:rsidR="00024F9D" w:rsidRDefault="00053F84" w:rsidP="002E2EFF">
      <w:pPr>
        <w:pStyle w:val="ListParagraph"/>
        <w:numPr>
          <w:ilvl w:val="0"/>
          <w:numId w:val="2"/>
        </w:numPr>
        <w:spacing w:before="40" w:after="40"/>
        <w:jc w:val="both"/>
      </w:pPr>
      <w:r>
        <w:t>Provide supervisory oversight through a Pending Review and Approval workflow.</w:t>
      </w:r>
    </w:p>
    <w:p w14:paraId="6CF02DE3" w14:textId="77777777" w:rsidR="00024F9D" w:rsidRDefault="00053F84" w:rsidP="002E2EFF">
      <w:pPr>
        <w:pStyle w:val="ListParagraph"/>
        <w:numPr>
          <w:ilvl w:val="0"/>
          <w:numId w:val="2"/>
        </w:numPr>
        <w:spacing w:before="40" w:after="40"/>
        <w:jc w:val="both"/>
      </w:pPr>
      <w:r>
        <w:t>Ensure POPIA compliance in all data handling, user identification, and evidence capture activities.</w:t>
      </w:r>
    </w:p>
    <w:p w14:paraId="551D5D71" w14:textId="77777777" w:rsidR="00024F9D" w:rsidRDefault="00053F84" w:rsidP="002E2EFF">
      <w:pPr>
        <w:pStyle w:val="ListParagraph"/>
        <w:numPr>
          <w:ilvl w:val="0"/>
          <w:numId w:val="2"/>
        </w:numPr>
        <w:spacing w:before="40" w:after="40"/>
        <w:jc w:val="both"/>
      </w:pPr>
      <w:r>
        <w:t>Produce reliable evidence records (photographs and comments) for regulatory reporting.</w:t>
      </w:r>
    </w:p>
    <w:p w14:paraId="35E3EC3D" w14:textId="30087B73" w:rsidR="002E2EFF" w:rsidRDefault="002E2EFF">
      <w:r>
        <w:br w:type="page"/>
      </w:r>
    </w:p>
    <w:p w14:paraId="5074A525" w14:textId="77777777" w:rsidR="002E2EFF" w:rsidRDefault="002E2EFF" w:rsidP="002E2EFF">
      <w:pPr>
        <w:spacing w:before="40" w:after="40"/>
        <w:jc w:val="both"/>
      </w:pPr>
    </w:p>
    <w:p w14:paraId="62969B2E" w14:textId="77777777" w:rsidR="00024F9D" w:rsidRDefault="00053F84">
      <w:pPr>
        <w:pStyle w:val="Heading2"/>
        <w:spacing w:after="120"/>
      </w:pPr>
      <w:r>
        <w:t>2.3 Scope</w:t>
      </w:r>
    </w:p>
    <w:p w14:paraId="46CC1977" w14:textId="77777777" w:rsidR="00024F9D" w:rsidRDefault="00053F84" w:rsidP="002E2EFF">
      <w:pPr>
        <w:spacing w:before="60" w:after="100"/>
        <w:jc w:val="both"/>
      </w:pPr>
      <w:r>
        <w:t>The scope of this document covers the mobile application and its supporting backend API. Web-based dashboards or reporting portals are outside the scope of this specification unless explicitly stated.</w:t>
      </w:r>
    </w:p>
    <w:p w14:paraId="1EF9B756" w14:textId="77777777" w:rsidR="00024F9D" w:rsidRDefault="00024F9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4F9D" w14:paraId="5464DD8E" w14:textId="77777777">
        <w:tc>
          <w:tcPr>
            <w:tcW w:w="468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6CFB0E32" w14:textId="77777777" w:rsidR="00024F9D" w:rsidRDefault="00053F84">
            <w:pPr>
              <w:jc w:val="center"/>
            </w:pPr>
            <w:r>
              <w:rPr>
                <w:b/>
                <w:bCs/>
                <w:color w:val="FFFFFF"/>
                <w:sz w:val="20"/>
                <w:szCs w:val="20"/>
              </w:rPr>
              <w:t>IN SCOPE</w:t>
            </w:r>
          </w:p>
        </w:tc>
        <w:tc>
          <w:tcPr>
            <w:tcW w:w="468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765C7797" w14:textId="77777777" w:rsidR="00024F9D" w:rsidRDefault="00053F84">
            <w:pPr>
              <w:jc w:val="center"/>
            </w:pPr>
            <w:r>
              <w:rPr>
                <w:b/>
                <w:bCs/>
                <w:color w:val="FFFFFF"/>
                <w:sz w:val="20"/>
                <w:szCs w:val="20"/>
              </w:rPr>
              <w:t>OUT OF SCOPE</w:t>
            </w:r>
          </w:p>
        </w:tc>
      </w:tr>
      <w:tr w:rsidR="00024F9D" w14:paraId="0CAAEDD8" w14:textId="77777777">
        <w:tc>
          <w:tcPr>
            <w:tcW w:w="468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3C947A9C" w14:textId="0F0164BB" w:rsidR="00024F9D" w:rsidRDefault="00053F84" w:rsidP="00C65CEC">
            <w:pPr>
              <w:pStyle w:val="ListParagraph"/>
              <w:numPr>
                <w:ilvl w:val="0"/>
                <w:numId w:val="4"/>
              </w:numPr>
            </w:pPr>
            <w:r w:rsidRPr="00C65CEC">
              <w:rPr>
                <w:sz w:val="20"/>
                <w:szCs w:val="20"/>
              </w:rPr>
              <w:t>Mobile inspection application (Android)</w:t>
            </w:r>
          </w:p>
        </w:tc>
        <w:tc>
          <w:tcPr>
            <w:tcW w:w="468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27308D56" w14:textId="77777777" w:rsidR="00024F9D" w:rsidRDefault="00053F84" w:rsidP="00C65CEC">
            <w:pPr>
              <w:pStyle w:val="ListParagraph"/>
              <w:numPr>
                <w:ilvl w:val="0"/>
                <w:numId w:val="5"/>
              </w:numPr>
            </w:pPr>
            <w:r w:rsidRPr="00C65CEC">
              <w:rPr>
                <w:sz w:val="20"/>
                <w:szCs w:val="20"/>
              </w:rPr>
              <w:t>Web-based reporting portal</w:t>
            </w:r>
          </w:p>
        </w:tc>
      </w:tr>
      <w:tr w:rsidR="00024F9D" w14:paraId="0A48FBB6" w14:textId="77777777">
        <w:tc>
          <w:tcPr>
            <w:tcW w:w="468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14732388" w14:textId="77777777" w:rsidR="00024F9D" w:rsidRDefault="00053F84" w:rsidP="00C65CEC">
            <w:pPr>
              <w:pStyle w:val="ListParagraph"/>
              <w:numPr>
                <w:ilvl w:val="0"/>
                <w:numId w:val="4"/>
              </w:numPr>
            </w:pPr>
            <w:r w:rsidRPr="00C65CEC">
              <w:rPr>
                <w:sz w:val="20"/>
                <w:szCs w:val="20"/>
              </w:rPr>
              <w:t>RESTful API integration layer</w:t>
            </w:r>
          </w:p>
        </w:tc>
        <w:tc>
          <w:tcPr>
            <w:tcW w:w="468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2026C464" w14:textId="77777777" w:rsidR="00024F9D" w:rsidRDefault="00053F84" w:rsidP="00C65CEC">
            <w:pPr>
              <w:pStyle w:val="ListParagraph"/>
              <w:numPr>
                <w:ilvl w:val="0"/>
                <w:numId w:val="5"/>
              </w:numPr>
            </w:pPr>
            <w:r w:rsidRPr="00C65CEC">
              <w:rPr>
                <w:sz w:val="20"/>
                <w:szCs w:val="20"/>
              </w:rPr>
              <w:t>Direct database access or manipulation</w:t>
            </w:r>
          </w:p>
        </w:tc>
      </w:tr>
      <w:tr w:rsidR="00024F9D" w14:paraId="02748F4F" w14:textId="77777777">
        <w:tc>
          <w:tcPr>
            <w:tcW w:w="468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2CED1E41" w14:textId="77777777" w:rsidR="00024F9D" w:rsidRDefault="00053F84" w:rsidP="00C65CEC">
            <w:pPr>
              <w:pStyle w:val="ListParagraph"/>
              <w:numPr>
                <w:ilvl w:val="0"/>
                <w:numId w:val="4"/>
              </w:numPr>
            </w:pPr>
            <w:r w:rsidRPr="00C65CEC">
              <w:rPr>
                <w:sz w:val="20"/>
                <w:szCs w:val="20"/>
              </w:rPr>
              <w:t>Offline capture with sync capability</w:t>
            </w:r>
          </w:p>
        </w:tc>
        <w:tc>
          <w:tcPr>
            <w:tcW w:w="468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1FAE72BD" w14:textId="77777777" w:rsidR="00024F9D" w:rsidRDefault="00053F84" w:rsidP="00C65CEC">
            <w:pPr>
              <w:pStyle w:val="ListParagraph"/>
              <w:numPr>
                <w:ilvl w:val="0"/>
                <w:numId w:val="5"/>
              </w:numPr>
            </w:pPr>
            <w:r w:rsidRPr="00C65CEC">
              <w:rPr>
                <w:sz w:val="20"/>
                <w:szCs w:val="20"/>
              </w:rPr>
              <w:t>Fleet management or scheduling module</w:t>
            </w:r>
          </w:p>
        </w:tc>
      </w:tr>
      <w:tr w:rsidR="00024F9D" w14:paraId="46EA2FA3" w14:textId="77777777">
        <w:tc>
          <w:tcPr>
            <w:tcW w:w="468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4CAA8A96" w14:textId="77777777" w:rsidR="00024F9D" w:rsidRDefault="00053F84" w:rsidP="00C65CEC">
            <w:pPr>
              <w:pStyle w:val="ListParagraph"/>
              <w:numPr>
                <w:ilvl w:val="0"/>
                <w:numId w:val="4"/>
              </w:numPr>
            </w:pPr>
            <w:r w:rsidRPr="00C65CEC">
              <w:rPr>
                <w:sz w:val="20"/>
                <w:szCs w:val="20"/>
              </w:rPr>
              <w:t>GPS tracking and shift management</w:t>
            </w:r>
          </w:p>
        </w:tc>
        <w:tc>
          <w:tcPr>
            <w:tcW w:w="468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459381DF" w14:textId="77777777" w:rsidR="00024F9D" w:rsidRDefault="00053F84" w:rsidP="00C65CEC">
            <w:pPr>
              <w:pStyle w:val="ListParagraph"/>
              <w:numPr>
                <w:ilvl w:val="0"/>
                <w:numId w:val="5"/>
              </w:numPr>
            </w:pPr>
            <w:r w:rsidRPr="00C65CEC">
              <w:rPr>
                <w:sz w:val="20"/>
                <w:szCs w:val="20"/>
              </w:rPr>
              <w:t>Financial or billing system integration</w:t>
            </w:r>
          </w:p>
        </w:tc>
      </w:tr>
      <w:tr w:rsidR="00024F9D" w14:paraId="20B9DA2B" w14:textId="77777777">
        <w:tc>
          <w:tcPr>
            <w:tcW w:w="468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21326213" w14:textId="77777777" w:rsidR="00024F9D" w:rsidRDefault="00053F84" w:rsidP="00C65CEC">
            <w:pPr>
              <w:pStyle w:val="ListParagraph"/>
              <w:numPr>
                <w:ilvl w:val="0"/>
                <w:numId w:val="4"/>
              </w:numPr>
            </w:pPr>
            <w:r w:rsidRPr="00C65CEC">
              <w:rPr>
                <w:sz w:val="20"/>
                <w:szCs w:val="20"/>
              </w:rPr>
              <w:t>Pass/Fail checklist with evidence capture</w:t>
            </w:r>
          </w:p>
        </w:tc>
        <w:tc>
          <w:tcPr>
            <w:tcW w:w="468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24E92EEC" w14:textId="77777777" w:rsidR="00024F9D" w:rsidRDefault="00053F84" w:rsidP="00C65CEC">
            <w:pPr>
              <w:pStyle w:val="ListParagraph"/>
              <w:numPr>
                <w:ilvl w:val="0"/>
                <w:numId w:val="5"/>
              </w:numPr>
            </w:pPr>
            <w:r w:rsidRPr="00C65CEC">
              <w:rPr>
                <w:sz w:val="20"/>
                <w:szCs w:val="20"/>
              </w:rPr>
              <w:t>Vehicle tracking (telematics)</w:t>
            </w:r>
          </w:p>
        </w:tc>
      </w:tr>
      <w:tr w:rsidR="00024F9D" w14:paraId="195D92F5" w14:textId="77777777">
        <w:tc>
          <w:tcPr>
            <w:tcW w:w="468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14F37393" w14:textId="77777777" w:rsidR="00024F9D" w:rsidRDefault="00053F84" w:rsidP="00C65CEC">
            <w:pPr>
              <w:pStyle w:val="ListParagraph"/>
              <w:numPr>
                <w:ilvl w:val="0"/>
                <w:numId w:val="4"/>
              </w:numPr>
            </w:pPr>
            <w:r w:rsidRPr="00C65CEC">
              <w:rPr>
                <w:sz w:val="20"/>
                <w:szCs w:val="20"/>
              </w:rPr>
              <w:t>Supervisor approval workflow</w:t>
            </w:r>
          </w:p>
        </w:tc>
        <w:tc>
          <w:tcPr>
            <w:tcW w:w="468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5AA57A9C" w14:textId="77777777" w:rsidR="00024F9D" w:rsidRDefault="00053F84" w:rsidP="00C65CEC">
            <w:pPr>
              <w:pStyle w:val="ListParagraph"/>
              <w:numPr>
                <w:ilvl w:val="0"/>
                <w:numId w:val="5"/>
              </w:numPr>
            </w:pPr>
            <w:r w:rsidRPr="00C65CEC">
              <w:rPr>
                <w:sz w:val="20"/>
                <w:szCs w:val="20"/>
              </w:rPr>
              <w:t>Driver HR management</w:t>
            </w:r>
          </w:p>
        </w:tc>
      </w:tr>
      <w:tr w:rsidR="00024F9D" w14:paraId="7A634398" w14:textId="77777777">
        <w:tc>
          <w:tcPr>
            <w:tcW w:w="468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35DB8424" w14:textId="77777777" w:rsidR="00024F9D" w:rsidRDefault="00053F84" w:rsidP="00C65CEC">
            <w:pPr>
              <w:pStyle w:val="ListParagraph"/>
              <w:numPr>
                <w:ilvl w:val="0"/>
                <w:numId w:val="4"/>
              </w:numPr>
            </w:pPr>
            <w:r w:rsidRPr="00C65CEC">
              <w:rPr>
                <w:sz w:val="20"/>
                <w:szCs w:val="20"/>
              </w:rPr>
              <w:t>Role-based access control (RBAC)</w:t>
            </w:r>
          </w:p>
        </w:tc>
        <w:tc>
          <w:tcPr>
            <w:tcW w:w="468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41692954" w14:textId="77777777" w:rsidR="00024F9D" w:rsidRDefault="00053F84" w:rsidP="00C65CEC">
            <w:pPr>
              <w:pStyle w:val="ListParagraph"/>
              <w:numPr>
                <w:ilvl w:val="0"/>
                <w:numId w:val="5"/>
              </w:numPr>
            </w:pPr>
            <w:r w:rsidRPr="00C65CEC">
              <w:rPr>
                <w:sz w:val="20"/>
                <w:szCs w:val="20"/>
              </w:rPr>
              <w:t>Real-time vehicle GPS tracking</w:t>
            </w:r>
          </w:p>
        </w:tc>
      </w:tr>
    </w:tbl>
    <w:p w14:paraId="4D251461" w14:textId="77777777" w:rsidR="00024F9D" w:rsidRDefault="00053F84">
      <w:r>
        <w:br w:type="page"/>
      </w:r>
    </w:p>
    <w:p w14:paraId="228BB850" w14:textId="77777777" w:rsidR="00024F9D" w:rsidRDefault="00053F84">
      <w:pPr>
        <w:pStyle w:val="Heading1"/>
        <w:pBdr>
          <w:bottom w:val="single" w:sz="8" w:space="0" w:color="1B3A7A"/>
        </w:pBdr>
      </w:pPr>
      <w:r>
        <w:lastRenderedPageBreak/>
        <w:t>3. Stakeholders &amp; User Roles</w:t>
      </w:r>
    </w:p>
    <w:p w14:paraId="652A9E31" w14:textId="77777777" w:rsidR="00024F9D" w:rsidRDefault="00053F84" w:rsidP="008C400D">
      <w:pPr>
        <w:spacing w:before="60" w:after="100"/>
        <w:jc w:val="both"/>
      </w:pPr>
      <w:r>
        <w:t>The system will accommodate a total of 20 named users. All users will be subject to Role-Based Access Control (RBAC) to ensure each role accesses only the features and data relevant to their designation.</w:t>
      </w:r>
    </w:p>
    <w:p w14:paraId="2F03A26E" w14:textId="77777777" w:rsidR="00024F9D" w:rsidRDefault="00024F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818"/>
        <w:gridCol w:w="5746"/>
      </w:tblGrid>
      <w:tr w:rsidR="00024F9D" w14:paraId="553F3CB9" w14:textId="77777777">
        <w:tc>
          <w:tcPr>
            <w:tcW w:w="280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397B2DA1" w14:textId="77777777" w:rsidR="00024F9D" w:rsidRDefault="00053F84">
            <w:pPr>
              <w:jc w:val="center"/>
            </w:pPr>
            <w:r>
              <w:rPr>
                <w:b/>
                <w:bCs/>
                <w:color w:val="FFFFFF"/>
                <w:sz w:val="20"/>
                <w:szCs w:val="20"/>
              </w:rPr>
              <w:t>Role</w:t>
            </w:r>
          </w:p>
        </w:tc>
        <w:tc>
          <w:tcPr>
            <w:tcW w:w="80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459240E5" w14:textId="77777777" w:rsidR="00024F9D" w:rsidRDefault="00053F84">
            <w:pPr>
              <w:jc w:val="center"/>
            </w:pPr>
            <w:r>
              <w:rPr>
                <w:b/>
                <w:bCs/>
                <w:color w:val="FFFFFF"/>
                <w:sz w:val="20"/>
                <w:szCs w:val="20"/>
              </w:rPr>
              <w:t>Count</w:t>
            </w:r>
          </w:p>
        </w:tc>
        <w:tc>
          <w:tcPr>
            <w:tcW w:w="576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16D06F01" w14:textId="77777777" w:rsidR="00024F9D" w:rsidRDefault="00053F84">
            <w:pPr>
              <w:jc w:val="center"/>
            </w:pPr>
            <w:r>
              <w:rPr>
                <w:b/>
                <w:bCs/>
                <w:color w:val="FFFFFF"/>
                <w:sz w:val="20"/>
                <w:szCs w:val="20"/>
              </w:rPr>
              <w:t>Responsibilities</w:t>
            </w:r>
          </w:p>
        </w:tc>
      </w:tr>
      <w:tr w:rsidR="00024F9D" w14:paraId="4F87A553" w14:textId="77777777">
        <w:tc>
          <w:tcPr>
            <w:tcW w:w="28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76096A5B" w14:textId="77777777" w:rsidR="00024F9D" w:rsidRDefault="00053F84">
            <w:r>
              <w:rPr>
                <w:b/>
                <w:bCs/>
                <w:sz w:val="20"/>
                <w:szCs w:val="20"/>
              </w:rPr>
              <w:t>Project Manager</w:t>
            </w:r>
          </w:p>
        </w:tc>
        <w:tc>
          <w:tcPr>
            <w:tcW w:w="8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vAlign w:val="center"/>
          </w:tcPr>
          <w:p w14:paraId="62422D80" w14:textId="77777777" w:rsidR="00024F9D" w:rsidRDefault="00053F84">
            <w:pPr>
              <w:jc w:val="center"/>
            </w:pPr>
            <w:r>
              <w:rPr>
                <w:b/>
                <w:bCs/>
                <w:sz w:val="20"/>
                <w:szCs w:val="20"/>
              </w:rPr>
              <w:t>1</w:t>
            </w:r>
          </w:p>
        </w:tc>
        <w:tc>
          <w:tcPr>
            <w:tcW w:w="576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1FD87EDD" w14:textId="77777777" w:rsidR="00024F9D" w:rsidRDefault="00053F84" w:rsidP="008C400D">
            <w:pPr>
              <w:jc w:val="both"/>
            </w:pPr>
            <w:r>
              <w:rPr>
                <w:sz w:val="20"/>
                <w:szCs w:val="20"/>
              </w:rPr>
              <w:t>Full system oversight, reporting, and approval authority.</w:t>
            </w:r>
          </w:p>
        </w:tc>
      </w:tr>
      <w:tr w:rsidR="00024F9D" w14:paraId="6DAEEFAF" w14:textId="77777777">
        <w:tc>
          <w:tcPr>
            <w:tcW w:w="28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21DE2E1B" w14:textId="77777777" w:rsidR="00024F9D" w:rsidRDefault="00053F84">
            <w:r>
              <w:rPr>
                <w:b/>
                <w:bCs/>
                <w:sz w:val="20"/>
                <w:szCs w:val="20"/>
              </w:rPr>
              <w:t>Representatives</w:t>
            </w:r>
          </w:p>
        </w:tc>
        <w:tc>
          <w:tcPr>
            <w:tcW w:w="8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vAlign w:val="center"/>
          </w:tcPr>
          <w:p w14:paraId="639B8A30" w14:textId="77777777" w:rsidR="00024F9D" w:rsidRDefault="00053F84">
            <w:pPr>
              <w:jc w:val="center"/>
            </w:pPr>
            <w:r>
              <w:rPr>
                <w:b/>
                <w:bCs/>
                <w:sz w:val="20"/>
                <w:szCs w:val="20"/>
              </w:rPr>
              <w:t>2</w:t>
            </w:r>
          </w:p>
        </w:tc>
        <w:tc>
          <w:tcPr>
            <w:tcW w:w="57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1113F1C" w14:textId="77777777" w:rsidR="00024F9D" w:rsidRDefault="00053F84" w:rsidP="008C400D">
            <w:pPr>
              <w:jc w:val="both"/>
            </w:pPr>
            <w:r>
              <w:rPr>
                <w:sz w:val="20"/>
                <w:szCs w:val="20"/>
              </w:rPr>
              <w:t>High-level view of regional compliance and aggregate reporting.</w:t>
            </w:r>
          </w:p>
        </w:tc>
      </w:tr>
      <w:tr w:rsidR="00024F9D" w14:paraId="6220813A" w14:textId="77777777">
        <w:tc>
          <w:tcPr>
            <w:tcW w:w="28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6B2DF698" w14:textId="77777777" w:rsidR="00024F9D" w:rsidRDefault="00053F84">
            <w:r>
              <w:rPr>
                <w:b/>
                <w:bCs/>
                <w:sz w:val="20"/>
                <w:szCs w:val="20"/>
              </w:rPr>
              <w:t>Senior Inspectors</w:t>
            </w:r>
          </w:p>
        </w:tc>
        <w:tc>
          <w:tcPr>
            <w:tcW w:w="8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vAlign w:val="center"/>
          </w:tcPr>
          <w:p w14:paraId="5D5A2652" w14:textId="77777777" w:rsidR="00024F9D" w:rsidRDefault="00053F84">
            <w:pPr>
              <w:jc w:val="center"/>
            </w:pPr>
            <w:r>
              <w:rPr>
                <w:b/>
                <w:bCs/>
                <w:sz w:val="20"/>
                <w:szCs w:val="20"/>
              </w:rPr>
              <w:t>2</w:t>
            </w:r>
          </w:p>
        </w:tc>
        <w:tc>
          <w:tcPr>
            <w:tcW w:w="576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667CF06D" w14:textId="77777777" w:rsidR="00024F9D" w:rsidRDefault="00053F84" w:rsidP="008C400D">
            <w:pPr>
              <w:jc w:val="both"/>
            </w:pPr>
            <w:r>
              <w:rPr>
                <w:sz w:val="20"/>
                <w:szCs w:val="20"/>
              </w:rPr>
              <w:t>Oversight of field Monitor teams; second-tier review.</w:t>
            </w:r>
          </w:p>
        </w:tc>
      </w:tr>
      <w:tr w:rsidR="00024F9D" w14:paraId="1683B4A1" w14:textId="77777777">
        <w:tc>
          <w:tcPr>
            <w:tcW w:w="28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140A8309" w14:textId="77777777" w:rsidR="00024F9D" w:rsidRDefault="00053F84">
            <w:r>
              <w:rPr>
                <w:b/>
                <w:bCs/>
                <w:sz w:val="20"/>
                <w:szCs w:val="20"/>
              </w:rPr>
              <w:t>Monitors</w:t>
            </w:r>
          </w:p>
        </w:tc>
        <w:tc>
          <w:tcPr>
            <w:tcW w:w="8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vAlign w:val="center"/>
          </w:tcPr>
          <w:p w14:paraId="7251B87F" w14:textId="77777777" w:rsidR="00024F9D" w:rsidRDefault="00053F84">
            <w:pPr>
              <w:jc w:val="center"/>
            </w:pPr>
            <w:r>
              <w:rPr>
                <w:b/>
                <w:bCs/>
                <w:sz w:val="20"/>
                <w:szCs w:val="20"/>
              </w:rPr>
              <w:t>10</w:t>
            </w:r>
          </w:p>
        </w:tc>
        <w:tc>
          <w:tcPr>
            <w:tcW w:w="57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441FE43C" w14:textId="77777777" w:rsidR="00024F9D" w:rsidRDefault="00053F84" w:rsidP="008C400D">
            <w:pPr>
              <w:jc w:val="both"/>
            </w:pPr>
            <w:r>
              <w:rPr>
                <w:sz w:val="20"/>
                <w:szCs w:val="20"/>
              </w:rPr>
              <w:t>Primary field users responsible for all data capture and inspection submissions.</w:t>
            </w:r>
          </w:p>
        </w:tc>
      </w:tr>
      <w:tr w:rsidR="00024F9D" w14:paraId="2526F80E" w14:textId="77777777">
        <w:tc>
          <w:tcPr>
            <w:tcW w:w="28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55B54E5E" w14:textId="77777777" w:rsidR="00024F9D" w:rsidRDefault="00053F84">
            <w:r>
              <w:rPr>
                <w:b/>
                <w:bCs/>
                <w:sz w:val="20"/>
                <w:szCs w:val="20"/>
              </w:rPr>
              <w:t>Administrators</w:t>
            </w:r>
          </w:p>
        </w:tc>
        <w:tc>
          <w:tcPr>
            <w:tcW w:w="8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vAlign w:val="center"/>
          </w:tcPr>
          <w:p w14:paraId="278C49BC" w14:textId="77777777" w:rsidR="00024F9D" w:rsidRDefault="00053F84">
            <w:pPr>
              <w:jc w:val="center"/>
            </w:pPr>
            <w:r>
              <w:rPr>
                <w:b/>
                <w:bCs/>
                <w:sz w:val="20"/>
                <w:szCs w:val="20"/>
              </w:rPr>
              <w:t>2</w:t>
            </w:r>
          </w:p>
        </w:tc>
        <w:tc>
          <w:tcPr>
            <w:tcW w:w="576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4BF5861E" w14:textId="77777777" w:rsidR="00024F9D" w:rsidRDefault="00053F84" w:rsidP="008C400D">
            <w:pPr>
              <w:jc w:val="both"/>
            </w:pPr>
            <w:r>
              <w:rPr>
                <w:sz w:val="20"/>
                <w:szCs w:val="20"/>
              </w:rPr>
              <w:t>System configuration, user provisioning, and access management.</w:t>
            </w:r>
          </w:p>
        </w:tc>
      </w:tr>
      <w:tr w:rsidR="00024F9D" w14:paraId="03E1F5AE" w14:textId="77777777">
        <w:tc>
          <w:tcPr>
            <w:tcW w:w="28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306EBAE" w14:textId="77777777" w:rsidR="00024F9D" w:rsidRDefault="00053F84">
            <w:r>
              <w:rPr>
                <w:b/>
                <w:bCs/>
                <w:sz w:val="20"/>
                <w:szCs w:val="20"/>
              </w:rPr>
              <w:t>Clerks</w:t>
            </w:r>
          </w:p>
        </w:tc>
        <w:tc>
          <w:tcPr>
            <w:tcW w:w="8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vAlign w:val="center"/>
          </w:tcPr>
          <w:p w14:paraId="1B8C4DB3" w14:textId="77777777" w:rsidR="00024F9D" w:rsidRDefault="00053F84">
            <w:pPr>
              <w:jc w:val="center"/>
            </w:pPr>
            <w:r>
              <w:rPr>
                <w:b/>
                <w:bCs/>
                <w:sz w:val="20"/>
                <w:szCs w:val="20"/>
              </w:rPr>
              <w:t>2</w:t>
            </w:r>
          </w:p>
        </w:tc>
        <w:tc>
          <w:tcPr>
            <w:tcW w:w="576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708D9D8C" w14:textId="77777777" w:rsidR="00024F9D" w:rsidRDefault="00053F84" w:rsidP="008C400D">
            <w:pPr>
              <w:jc w:val="both"/>
            </w:pPr>
            <w:r>
              <w:rPr>
                <w:sz w:val="20"/>
                <w:szCs w:val="20"/>
              </w:rPr>
              <w:t>Data verification, administrative support, and document handling.</w:t>
            </w:r>
          </w:p>
        </w:tc>
      </w:tr>
    </w:tbl>
    <w:p w14:paraId="0E9AC465" w14:textId="77777777" w:rsidR="00024F9D" w:rsidRDefault="00024F9D">
      <w:pPr>
        <w:spacing w:before="200"/>
      </w:pPr>
    </w:p>
    <w:p w14:paraId="626D024C" w14:textId="77777777" w:rsidR="00024F9D" w:rsidRDefault="00053F84">
      <w:pPr>
        <w:pStyle w:val="Heading1"/>
        <w:pBdr>
          <w:bottom w:val="single" w:sz="8" w:space="0" w:color="1B3A7A"/>
        </w:pBdr>
      </w:pPr>
      <w:r>
        <w:t>4. Inspection Methodology</w:t>
      </w:r>
    </w:p>
    <w:p w14:paraId="0AFE12E0" w14:textId="77777777" w:rsidR="00024F9D" w:rsidRDefault="00053F84">
      <w:pPr>
        <w:pStyle w:val="Heading2"/>
        <w:spacing w:after="120"/>
      </w:pPr>
      <w:r>
        <w:t>4.1 Sampling Approach</w:t>
      </w:r>
    </w:p>
    <w:p w14:paraId="5026D91E" w14:textId="5C873E97" w:rsidR="00024F9D" w:rsidRDefault="00053F84" w:rsidP="008C400D">
      <w:pPr>
        <w:spacing w:before="60" w:after="100"/>
        <w:jc w:val="both"/>
      </w:pPr>
      <w:r w:rsidRPr="00074687">
        <w:rPr>
          <w:b/>
          <w:bCs/>
        </w:rPr>
        <w:t>Monitors</w:t>
      </w:r>
      <w:r>
        <w:t xml:space="preserve"> are not required to inspect all 384 buses</w:t>
      </w:r>
      <w:r w:rsidR="00725C9A">
        <w:t xml:space="preserve"> and every single route</w:t>
      </w:r>
      <w:r>
        <w:t xml:space="preserve"> daily. The application must support a structured sampling methodology, enabling </w:t>
      </w:r>
      <w:r w:rsidRPr="00074687">
        <w:rPr>
          <w:b/>
          <w:bCs/>
        </w:rPr>
        <w:t>Monitors</w:t>
      </w:r>
      <w:r>
        <w:t xml:space="preserve"> to select a representative sample of buses and routes each day. The sampling must be statistically significant and auditable, providing the client department with confidence in the integrity of the monitoring programme without requiring 100% fleet coverage.</w:t>
      </w:r>
    </w:p>
    <w:p w14:paraId="7D642125" w14:textId="77777777" w:rsidR="00024F9D" w:rsidRDefault="00053F84">
      <w:pPr>
        <w:pStyle w:val="Heading2"/>
        <w:spacing w:after="120"/>
      </w:pPr>
      <w:r>
        <w:t>4.2 Types of Inspection</w:t>
      </w:r>
    </w:p>
    <w:p w14:paraId="05589310" w14:textId="1C170B95" w:rsidR="00024F9D" w:rsidRDefault="00053F84" w:rsidP="008C400D">
      <w:pPr>
        <w:pStyle w:val="ListParagraph"/>
        <w:numPr>
          <w:ilvl w:val="0"/>
          <w:numId w:val="2"/>
        </w:numPr>
        <w:spacing w:before="40" w:after="40"/>
        <w:jc w:val="both"/>
      </w:pPr>
      <w:r w:rsidRPr="00725C9A">
        <w:rPr>
          <w:b/>
          <w:bCs/>
        </w:rPr>
        <w:t xml:space="preserve">Physical Inspection: </w:t>
      </w:r>
      <w:r>
        <w:t xml:space="preserve">Conducted daily at bus ranks. Covers driver credentials, Passenger Driving Permit (PDP) validity, vehicle licence disks, and external/internal vehicle condition. </w:t>
      </w:r>
      <w:del w:id="0" w:author="Sean Hardman" w:date="2026-04-10T11:44:00Z" w16du:dateUtc="2026-04-10T09:44:00Z">
        <w:r w:rsidDel="00D63D69">
          <w:delText>Must be performed while the bus is stationary</w:delText>
        </w:r>
      </w:del>
      <w:ins w:id="1" w:author="Sean Hardman" w:date="2026-04-10T11:44:00Z" w16du:dateUtc="2026-04-10T09:44:00Z">
        <w:r w:rsidR="00D63D69">
          <w:t xml:space="preserve"> </w:t>
        </w:r>
      </w:ins>
      <w:ins w:id="2" w:author="Sean Hardman" w:date="2026-04-10T11:45:00Z" w16du:dateUtc="2026-04-10T09:45:00Z">
        <w:r w:rsidR="00D63D69">
          <w:t xml:space="preserve">see notes below under </w:t>
        </w:r>
        <w:proofErr w:type="gramStart"/>
        <w:r w:rsidR="00D63D69">
          <w:t xml:space="preserve">4.3 </w:t>
        </w:r>
      </w:ins>
      <w:r>
        <w:t>.</w:t>
      </w:r>
      <w:proofErr w:type="gramEnd"/>
    </w:p>
    <w:p w14:paraId="320E81CA" w14:textId="77777777" w:rsidR="00024F9D" w:rsidRDefault="00053F84" w:rsidP="008C400D">
      <w:pPr>
        <w:pStyle w:val="ListParagraph"/>
        <w:numPr>
          <w:ilvl w:val="0"/>
          <w:numId w:val="2"/>
        </w:numPr>
        <w:spacing w:before="40" w:after="40"/>
        <w:jc w:val="both"/>
      </w:pPr>
      <w:r w:rsidRPr="00725C9A">
        <w:rPr>
          <w:b/>
          <w:bCs/>
        </w:rPr>
        <w:t>In-Transit Monitoring:</w:t>
      </w:r>
      <w:r>
        <w:t xml:space="preserve"> Conducted during bus trips between Points of Interest (POIs). Limited to passenger counting and observation from a safe, secured position. No physical vehicle inspection is permitted while the bus is in motion.</w:t>
      </w:r>
    </w:p>
    <w:p w14:paraId="7195E5F7" w14:textId="1F55CA64" w:rsidR="00024F9D" w:rsidRDefault="00053F84" w:rsidP="008C400D">
      <w:pPr>
        <w:pStyle w:val="ListParagraph"/>
        <w:numPr>
          <w:ilvl w:val="0"/>
          <w:numId w:val="2"/>
        </w:numPr>
        <w:spacing w:before="40" w:after="40"/>
        <w:jc w:val="both"/>
      </w:pPr>
      <w:r w:rsidRPr="00725C9A">
        <w:rPr>
          <w:b/>
          <w:bCs/>
        </w:rPr>
        <w:t>Technical Assessment:</w:t>
      </w:r>
      <w:r>
        <w:t xml:space="preserve"> Conducted on an ad hoc basis, triggered by major events such as breakdowns, repairs, refurbishments, or accidents. </w:t>
      </w:r>
      <w:r w:rsidR="00725C9A">
        <w:t xml:space="preserve">This inspection is </w:t>
      </w:r>
      <w:r w:rsidR="00213743">
        <w:t>not</w:t>
      </w:r>
      <w:r>
        <w:t xml:space="preserve"> subject to a fixed schedule.</w:t>
      </w:r>
      <w:ins w:id="3" w:author="Sean Hardman" w:date="2026-04-10T11:44:00Z" w16du:dateUtc="2026-04-10T09:44:00Z">
        <w:r w:rsidR="00D63D69">
          <w:t xml:space="preserve"> </w:t>
        </w:r>
      </w:ins>
    </w:p>
    <w:p w14:paraId="772C20A7" w14:textId="77777777" w:rsidR="00875877" w:rsidRDefault="00875877" w:rsidP="00875877">
      <w:pPr>
        <w:pStyle w:val="ListParagraph"/>
        <w:spacing w:before="40" w:after="40"/>
        <w:ind w:left="720"/>
        <w:jc w:val="both"/>
      </w:pPr>
    </w:p>
    <w:p w14:paraId="1EA42ECB" w14:textId="77777777" w:rsidR="00024F9D" w:rsidRDefault="00053F84">
      <w:pPr>
        <w:pStyle w:val="Heading2"/>
        <w:spacing w:after="120"/>
      </w:pPr>
      <w:r>
        <w:t>4.3 Health, Safety &amp; Operational Constraints</w:t>
      </w:r>
    </w:p>
    <w:p w14:paraId="1BA3D12E" w14:textId="77777777" w:rsidR="00024F9D" w:rsidRDefault="00053F84">
      <w:pPr>
        <w:spacing w:before="60" w:after="100"/>
      </w:pPr>
      <w:r>
        <w:t>The application design must enforce health and safety compliance through workflow restrictions:</w:t>
      </w:r>
    </w:p>
    <w:p w14:paraId="769C845C" w14:textId="77777777" w:rsidR="00024F9D" w:rsidRDefault="00053F84" w:rsidP="008C400D">
      <w:pPr>
        <w:pStyle w:val="ListParagraph"/>
        <w:numPr>
          <w:ilvl w:val="0"/>
          <w:numId w:val="2"/>
        </w:numPr>
        <w:spacing w:before="40" w:after="40"/>
        <w:jc w:val="both"/>
      </w:pPr>
      <w:r>
        <w:t>Physical vehicle inspections and driver credential checks must only be initiated and completed at bus ranks while the vehicle is stationary.</w:t>
      </w:r>
    </w:p>
    <w:p w14:paraId="6D8EB588" w14:textId="77777777" w:rsidR="00024F9D" w:rsidRDefault="00053F84" w:rsidP="008C400D">
      <w:pPr>
        <w:pStyle w:val="ListParagraph"/>
        <w:numPr>
          <w:ilvl w:val="0"/>
          <w:numId w:val="2"/>
        </w:numPr>
        <w:spacing w:before="40" w:after="40"/>
        <w:jc w:val="both"/>
      </w:pPr>
      <w:r>
        <w:t>In-motion activities are restricted to passenger counting and route observation.</w:t>
      </w:r>
    </w:p>
    <w:p w14:paraId="16D702D8" w14:textId="77777777" w:rsidR="00024F9D" w:rsidRDefault="00053F84" w:rsidP="008C400D">
      <w:pPr>
        <w:pStyle w:val="ListParagraph"/>
        <w:numPr>
          <w:ilvl w:val="0"/>
          <w:numId w:val="2"/>
        </w:numPr>
        <w:spacing w:before="40" w:after="40"/>
        <w:jc w:val="both"/>
      </w:pPr>
      <w:r>
        <w:t xml:space="preserve">The application must not require </w:t>
      </w:r>
      <w:r w:rsidRPr="004F6BFD">
        <w:rPr>
          <w:b/>
          <w:bCs/>
        </w:rPr>
        <w:t>Monitors</w:t>
      </w:r>
      <w:r>
        <w:t xml:space="preserve"> to perform actions (such as photographing) that would create physical risk during transit.</w:t>
      </w:r>
    </w:p>
    <w:p w14:paraId="5194C341" w14:textId="77777777" w:rsidR="00024F9D" w:rsidRDefault="00053F84" w:rsidP="008C400D">
      <w:pPr>
        <w:pStyle w:val="ListParagraph"/>
        <w:numPr>
          <w:ilvl w:val="0"/>
          <w:numId w:val="2"/>
        </w:numPr>
        <w:spacing w:before="40" w:after="40"/>
        <w:jc w:val="both"/>
        <w:rPr>
          <w:ins w:id="4" w:author="Sean Hardman" w:date="2026-04-10T11:35:00Z" w16du:dateUtc="2026-04-10T09:35:00Z"/>
        </w:rPr>
      </w:pPr>
      <w:r>
        <w:t xml:space="preserve">Drivers must not be required to interact with </w:t>
      </w:r>
      <w:r w:rsidRPr="00B97F04">
        <w:rPr>
          <w:b/>
          <w:bCs/>
        </w:rPr>
        <w:t>Monitors</w:t>
      </w:r>
      <w:r>
        <w:t xml:space="preserve"> while a bus is in motion.</w:t>
      </w:r>
    </w:p>
    <w:p w14:paraId="6C260C16" w14:textId="0D0F52A4" w:rsidR="00D1211A" w:rsidRDefault="00D1211A" w:rsidP="008C400D">
      <w:pPr>
        <w:pStyle w:val="ListParagraph"/>
        <w:numPr>
          <w:ilvl w:val="0"/>
          <w:numId w:val="2"/>
        </w:numPr>
        <w:spacing w:before="40" w:after="40"/>
        <w:jc w:val="both"/>
      </w:pPr>
      <w:ins w:id="5" w:author="Sean Hardman" w:date="2026-04-10T11:35:00Z" w16du:dateUtc="2026-04-10T09:35:00Z">
        <w:r>
          <w:lastRenderedPageBreak/>
          <w:t>The need may arise that a monitor will record a checklist item while on th</w:t>
        </w:r>
      </w:ins>
      <w:ins w:id="6" w:author="Sean Hardman" w:date="2026-04-10T11:36:00Z" w16du:dateUtc="2026-04-10T09:36:00Z">
        <w:r>
          <w:t>e move (torn seat, cracked window etc.) for the sake of ex</w:t>
        </w:r>
      </w:ins>
      <w:ins w:id="7" w:author="Sean Hardman" w:date="2026-04-10T11:37:00Z" w16du:dateUtc="2026-04-10T09:37:00Z">
        <w:r>
          <w:t>pediency. Given the monitors will always be a passenger on the bus,</w:t>
        </w:r>
      </w:ins>
      <w:ins w:id="8" w:author="Sean Hardman" w:date="2026-04-10T11:38:00Z" w16du:dateUtc="2026-04-10T09:38:00Z">
        <w:r>
          <w:t xml:space="preserve"> restricting this functionality to static only should be reconsidered/dispensed with.</w:t>
        </w:r>
      </w:ins>
    </w:p>
    <w:p w14:paraId="53136396" w14:textId="023D4A71" w:rsidR="008C400D" w:rsidRDefault="008C400D">
      <w:r>
        <w:br w:type="page"/>
      </w:r>
    </w:p>
    <w:p w14:paraId="045D849B" w14:textId="77777777" w:rsidR="00024F9D" w:rsidRDefault="00024F9D">
      <w:pPr>
        <w:spacing w:before="200"/>
      </w:pPr>
    </w:p>
    <w:p w14:paraId="29E05C91" w14:textId="77777777" w:rsidR="00024F9D" w:rsidRDefault="00053F84">
      <w:pPr>
        <w:pStyle w:val="Heading1"/>
        <w:pBdr>
          <w:bottom w:val="single" w:sz="8" w:space="0" w:color="1B3A7A"/>
        </w:pBdr>
      </w:pPr>
      <w:r>
        <w:t>5. Functional Requirements</w:t>
      </w:r>
    </w:p>
    <w:p w14:paraId="1F4BEFCF" w14:textId="77777777" w:rsidR="00024F9D" w:rsidRDefault="00053F84">
      <w:pPr>
        <w:pStyle w:val="Heading2"/>
        <w:spacing w:after="120"/>
      </w:pPr>
      <w:r>
        <w:t>5.1 User Authentication &amp; Identity</w:t>
      </w:r>
    </w:p>
    <w:p w14:paraId="3F3B9677" w14:textId="77777777" w:rsidR="00024F9D" w:rsidRDefault="00053F84" w:rsidP="008C400D">
      <w:pPr>
        <w:pStyle w:val="ListParagraph"/>
        <w:numPr>
          <w:ilvl w:val="0"/>
          <w:numId w:val="2"/>
        </w:numPr>
        <w:spacing w:before="40" w:after="40"/>
        <w:jc w:val="both"/>
      </w:pPr>
      <w:r>
        <w:t>All users must authenticate via a secure login before accessing any application functionality.</w:t>
      </w:r>
    </w:p>
    <w:p w14:paraId="6C082AE5" w14:textId="77777777" w:rsidR="00024F9D" w:rsidRDefault="00053F84" w:rsidP="008C400D">
      <w:pPr>
        <w:pStyle w:val="ListParagraph"/>
        <w:numPr>
          <w:ilvl w:val="0"/>
          <w:numId w:val="2"/>
        </w:numPr>
        <w:spacing w:before="40" w:after="40"/>
        <w:jc w:val="both"/>
      </w:pPr>
      <w:r>
        <w:t>The system must record and display the identity of the logged-in user at all times.</w:t>
      </w:r>
    </w:p>
    <w:p w14:paraId="106280F7" w14:textId="77777777" w:rsidR="00024F9D" w:rsidRDefault="00053F84" w:rsidP="008C400D">
      <w:pPr>
        <w:pStyle w:val="ListParagraph"/>
        <w:numPr>
          <w:ilvl w:val="0"/>
          <w:numId w:val="2"/>
        </w:numPr>
        <w:spacing w:before="40" w:after="40"/>
        <w:jc w:val="both"/>
      </w:pPr>
      <w:r w:rsidRPr="00B97F04">
        <w:rPr>
          <w:b/>
          <w:bCs/>
        </w:rPr>
        <w:t>Anti-impersonation control:</w:t>
      </w:r>
      <w:r>
        <w:t xml:space="preserve"> The application must issue random selfie prompts at unannounced intervals during a shift. The </w:t>
      </w:r>
      <w:r w:rsidRPr="00B97F04">
        <w:rPr>
          <w:b/>
          <w:bCs/>
        </w:rPr>
        <w:t>Monitor</w:t>
      </w:r>
      <w:r>
        <w:t xml:space="preserve"> cannot proceed with any task until the selfie is captured and submitted.</w:t>
      </w:r>
    </w:p>
    <w:p w14:paraId="2DFA3B41" w14:textId="77777777" w:rsidR="00024F9D" w:rsidRDefault="00053F84" w:rsidP="008C400D">
      <w:pPr>
        <w:pStyle w:val="ListParagraph"/>
        <w:numPr>
          <w:ilvl w:val="0"/>
          <w:numId w:val="2"/>
        </w:numPr>
        <w:spacing w:before="40" w:after="40"/>
        <w:jc w:val="both"/>
      </w:pPr>
      <w:r>
        <w:t>Selfie records must be timestamped, GPS-tagged, and stored against the user account for audit purposes.</w:t>
      </w:r>
    </w:p>
    <w:p w14:paraId="21A350B6" w14:textId="77777777" w:rsidR="00875877" w:rsidRDefault="00875877" w:rsidP="00875877">
      <w:pPr>
        <w:pStyle w:val="ListParagraph"/>
        <w:spacing w:before="40" w:after="40"/>
        <w:ind w:left="720"/>
        <w:jc w:val="both"/>
      </w:pPr>
    </w:p>
    <w:p w14:paraId="73BFF6F0" w14:textId="77777777" w:rsidR="00024F9D" w:rsidRDefault="00053F84">
      <w:pPr>
        <w:pStyle w:val="Heading2"/>
        <w:spacing w:after="120"/>
      </w:pPr>
      <w:r>
        <w:t>5.2 Shift Management</w:t>
      </w:r>
    </w:p>
    <w:p w14:paraId="26715C96" w14:textId="77777777" w:rsidR="00024F9D" w:rsidRDefault="00053F84" w:rsidP="008C400D">
      <w:pPr>
        <w:pStyle w:val="ListParagraph"/>
        <w:numPr>
          <w:ilvl w:val="0"/>
          <w:numId w:val="2"/>
        </w:numPr>
        <w:spacing w:before="40" w:after="40"/>
        <w:jc w:val="both"/>
      </w:pPr>
      <w:r w:rsidRPr="00074687">
        <w:rPr>
          <w:b/>
          <w:bCs/>
        </w:rPr>
        <w:t>Monitors</w:t>
      </w:r>
      <w:r>
        <w:t xml:space="preserve"> must initiate each working day by pressing a </w:t>
      </w:r>
      <w:r w:rsidRPr="00B97F04">
        <w:rPr>
          <w:i/>
          <w:iCs/>
        </w:rPr>
        <w:t>Start Shift</w:t>
      </w:r>
      <w:r>
        <w:t xml:space="preserve"> button. The action records GPS coordinates, user identity, and a server-side timestamp.</w:t>
      </w:r>
    </w:p>
    <w:p w14:paraId="65F9A2A8" w14:textId="77777777" w:rsidR="00024F9D" w:rsidRDefault="00053F84" w:rsidP="008C400D">
      <w:pPr>
        <w:pStyle w:val="ListParagraph"/>
        <w:numPr>
          <w:ilvl w:val="0"/>
          <w:numId w:val="2"/>
        </w:numPr>
        <w:spacing w:before="40" w:after="40"/>
        <w:jc w:val="both"/>
      </w:pPr>
      <w:r>
        <w:t xml:space="preserve">At the conclusion of the shift, </w:t>
      </w:r>
      <w:r w:rsidRPr="00074687">
        <w:rPr>
          <w:b/>
          <w:bCs/>
        </w:rPr>
        <w:t>Monitors</w:t>
      </w:r>
      <w:r>
        <w:t xml:space="preserve"> press </w:t>
      </w:r>
      <w:r w:rsidRPr="00B97F04">
        <w:rPr>
          <w:i/>
          <w:iCs/>
        </w:rPr>
        <w:t>End Shift</w:t>
      </w:r>
      <w:r>
        <w:t>, which records a GPS-tagged, timestamped record of shift closure.</w:t>
      </w:r>
    </w:p>
    <w:p w14:paraId="34E201C4" w14:textId="77777777" w:rsidR="00024F9D" w:rsidRDefault="00053F84" w:rsidP="008C400D">
      <w:pPr>
        <w:pStyle w:val="ListParagraph"/>
        <w:numPr>
          <w:ilvl w:val="0"/>
          <w:numId w:val="2"/>
        </w:numPr>
        <w:spacing w:before="40" w:after="40"/>
        <w:jc w:val="both"/>
      </w:pPr>
      <w:r>
        <w:t>Shift records constitute attendance logs for payroll and performance audit purposes.</w:t>
      </w:r>
    </w:p>
    <w:p w14:paraId="5D6A83E8" w14:textId="77777777" w:rsidR="00024F9D" w:rsidRDefault="00053F84" w:rsidP="008C400D">
      <w:pPr>
        <w:pStyle w:val="ListParagraph"/>
        <w:numPr>
          <w:ilvl w:val="0"/>
          <w:numId w:val="2"/>
        </w:numPr>
        <w:spacing w:before="40" w:after="40"/>
        <w:jc w:val="both"/>
      </w:pPr>
      <w:r>
        <w:t xml:space="preserve">Supervisors have read access to shift logs for all </w:t>
      </w:r>
      <w:r w:rsidRPr="00150D48">
        <w:rPr>
          <w:b/>
          <w:bCs/>
        </w:rPr>
        <w:t>Monitors</w:t>
      </w:r>
      <w:r>
        <w:t xml:space="preserve"> under their oversight.</w:t>
      </w:r>
    </w:p>
    <w:p w14:paraId="138F9665" w14:textId="77777777" w:rsidR="00875877" w:rsidRDefault="00875877" w:rsidP="00875877">
      <w:pPr>
        <w:pStyle w:val="ListParagraph"/>
        <w:spacing w:before="40" w:after="40"/>
        <w:ind w:left="720"/>
        <w:jc w:val="both"/>
      </w:pPr>
    </w:p>
    <w:p w14:paraId="5A5354F7" w14:textId="77777777" w:rsidR="00024F9D" w:rsidRDefault="00053F84">
      <w:pPr>
        <w:pStyle w:val="Heading2"/>
        <w:spacing w:after="120"/>
      </w:pPr>
      <w:r>
        <w:t>5.3 Inspection Checklist (Pass/Fail)</w:t>
      </w:r>
    </w:p>
    <w:p w14:paraId="49EF60F8" w14:textId="4B046F10" w:rsidR="00024F9D" w:rsidRDefault="00053F84" w:rsidP="008C400D">
      <w:pPr>
        <w:spacing w:before="60" w:after="100"/>
        <w:jc w:val="both"/>
      </w:pPr>
      <w:r>
        <w:t xml:space="preserve">The core data capture mechanism is a parameterised Pass/Fail checklist. The checklist items will be configured by the system administrator using a master list to be provided by the </w:t>
      </w:r>
      <w:r w:rsidR="00150D48">
        <w:t>P</w:t>
      </w:r>
      <w:r>
        <w:t>roject team (Elias).</w:t>
      </w:r>
    </w:p>
    <w:p w14:paraId="7F67F0BE" w14:textId="77777777" w:rsidR="00024F9D" w:rsidRDefault="00024F9D">
      <w:pPr>
        <w:spacing w:before="60"/>
      </w:pPr>
    </w:p>
    <w:p w14:paraId="518BA361" w14:textId="77777777" w:rsidR="00024F9D" w:rsidRDefault="00053F84" w:rsidP="008C400D">
      <w:pPr>
        <w:pStyle w:val="ListParagraph"/>
        <w:numPr>
          <w:ilvl w:val="0"/>
          <w:numId w:val="2"/>
        </w:numPr>
        <w:spacing w:before="40" w:after="40"/>
        <w:jc w:val="both"/>
      </w:pPr>
      <w:r>
        <w:t xml:space="preserve">Each checklist item presents the </w:t>
      </w:r>
      <w:r w:rsidRPr="00150D48">
        <w:rPr>
          <w:b/>
          <w:bCs/>
        </w:rPr>
        <w:t>Monitor</w:t>
      </w:r>
      <w:r>
        <w:t xml:space="preserve"> with a binary Pass or Fail (Tick / Cross) selection.</w:t>
      </w:r>
    </w:p>
    <w:p w14:paraId="7507B1E7" w14:textId="0964E1A4" w:rsidR="00024F9D" w:rsidRDefault="00053F84" w:rsidP="008C400D">
      <w:pPr>
        <w:pStyle w:val="ListParagraph"/>
        <w:numPr>
          <w:ilvl w:val="0"/>
          <w:numId w:val="2"/>
        </w:numPr>
        <w:spacing w:before="40" w:after="40"/>
        <w:jc w:val="both"/>
      </w:pPr>
      <w:r>
        <w:t xml:space="preserve">Selecting Fail automatically triggers a </w:t>
      </w:r>
      <w:del w:id="9" w:author="Sean Hardman" w:date="2026-04-10T10:49:00Z" w16du:dateUtc="2026-04-10T08:49:00Z">
        <w:r w:rsidDel="000C470A">
          <w:delText xml:space="preserve">mandatory </w:delText>
        </w:r>
      </w:del>
      <w:ins w:id="10" w:author="Sean Hardman" w:date="2026-04-10T10:49:00Z" w16du:dateUtc="2026-04-10T08:49:00Z">
        <w:r w:rsidR="000C470A">
          <w:t>optional</w:t>
        </w:r>
        <w:r w:rsidR="000C470A">
          <w:t xml:space="preserve"> </w:t>
        </w:r>
      </w:ins>
      <w:r>
        <w:t xml:space="preserve">Next Action prompt, </w:t>
      </w:r>
      <w:del w:id="11" w:author="Sean Hardman" w:date="2026-04-10T10:50:00Z" w16du:dateUtc="2026-04-10T08:50:00Z">
        <w:r w:rsidDel="000C470A">
          <w:delText xml:space="preserve">requiring </w:delText>
        </w:r>
      </w:del>
      <w:ins w:id="12" w:author="Sean Hardman" w:date="2026-04-10T10:50:00Z" w16du:dateUtc="2026-04-10T08:50:00Z">
        <w:r w:rsidR="000C470A">
          <w:t>recommending</w:t>
        </w:r>
        <w:r w:rsidR="000C470A">
          <w:t xml:space="preserve"> </w:t>
        </w:r>
      </w:ins>
      <w:r>
        <w:t xml:space="preserve">the </w:t>
      </w:r>
      <w:r w:rsidRPr="00695110">
        <w:rPr>
          <w:b/>
          <w:bCs/>
        </w:rPr>
        <w:t>Monitor</w:t>
      </w:r>
      <w:r>
        <w:t xml:space="preserve"> to enter a comment, upload a photograph, or both.</w:t>
      </w:r>
    </w:p>
    <w:p w14:paraId="4340D9D0" w14:textId="77777777" w:rsidR="00024F9D" w:rsidRDefault="00053F84" w:rsidP="008C400D">
      <w:pPr>
        <w:pStyle w:val="ListParagraph"/>
        <w:numPr>
          <w:ilvl w:val="0"/>
          <w:numId w:val="2"/>
        </w:numPr>
        <w:spacing w:before="40" w:after="40"/>
        <w:jc w:val="both"/>
      </w:pPr>
      <w:r>
        <w:t xml:space="preserve">Photographic evidence for failures is strongly encouraged but not strictly compulsory, to ensure the app remains usable in fast-moving field conditions. </w:t>
      </w:r>
      <w:r w:rsidRPr="00695110">
        <w:rPr>
          <w:b/>
          <w:bCs/>
        </w:rPr>
        <w:t>Monitors</w:t>
      </w:r>
      <w:r>
        <w:t xml:space="preserve"> retain discretion to attach evidence where they consider it material to their finding.</w:t>
      </w:r>
    </w:p>
    <w:p w14:paraId="29F0D3CF" w14:textId="77777777" w:rsidR="00024F9D" w:rsidRDefault="00053F84" w:rsidP="008C400D">
      <w:pPr>
        <w:pStyle w:val="ListParagraph"/>
        <w:numPr>
          <w:ilvl w:val="0"/>
          <w:numId w:val="2"/>
        </w:numPr>
        <w:spacing w:before="40" w:after="40"/>
        <w:jc w:val="both"/>
      </w:pPr>
      <w:r>
        <w:t>The checklist is fully parameterised and configurable via the administration module, allowing future updates without a new app release.</w:t>
      </w:r>
    </w:p>
    <w:p w14:paraId="5C0A5754" w14:textId="77777777" w:rsidR="00875877" w:rsidRDefault="00875877" w:rsidP="00875877">
      <w:pPr>
        <w:pStyle w:val="ListParagraph"/>
        <w:spacing w:before="40" w:after="40"/>
        <w:ind w:left="720"/>
        <w:jc w:val="both"/>
      </w:pPr>
    </w:p>
    <w:p w14:paraId="16FA7E79" w14:textId="77777777" w:rsidR="00024F9D" w:rsidRDefault="00053F84">
      <w:pPr>
        <w:pStyle w:val="Heading2"/>
        <w:spacing w:after="120"/>
      </w:pPr>
      <w:r>
        <w:t>5.4 Evidence Capture</w:t>
      </w:r>
    </w:p>
    <w:p w14:paraId="22D2AC5E" w14:textId="6AB67EF8" w:rsidR="00024F9D" w:rsidRDefault="00053F84" w:rsidP="008C400D">
      <w:pPr>
        <w:pStyle w:val="ListParagraph"/>
        <w:numPr>
          <w:ilvl w:val="0"/>
          <w:numId w:val="2"/>
        </w:numPr>
        <w:spacing w:before="40" w:after="40"/>
        <w:jc w:val="both"/>
      </w:pPr>
      <w:r>
        <w:t xml:space="preserve">The application must provide integrated camera </w:t>
      </w:r>
      <w:r w:rsidR="00150D48">
        <w:t xml:space="preserve">and bar code reading </w:t>
      </w:r>
      <w:r>
        <w:t>access for photograph</w:t>
      </w:r>
      <w:r w:rsidR="00150D48">
        <w:t xml:space="preserve">/bar code </w:t>
      </w:r>
      <w:r>
        <w:t>capture during an inspection.</w:t>
      </w:r>
    </w:p>
    <w:p w14:paraId="072B65C6" w14:textId="77777777" w:rsidR="00024F9D" w:rsidRDefault="00053F84" w:rsidP="008C400D">
      <w:pPr>
        <w:pStyle w:val="ListParagraph"/>
        <w:numPr>
          <w:ilvl w:val="0"/>
          <w:numId w:val="2"/>
        </w:numPr>
        <w:spacing w:before="40" w:after="40"/>
        <w:jc w:val="both"/>
      </w:pPr>
      <w:r>
        <w:t>Photos are associated with the specific checklist item and inspection record to which they relate.</w:t>
      </w:r>
    </w:p>
    <w:p w14:paraId="26EC0551" w14:textId="77777777" w:rsidR="00024F9D" w:rsidRDefault="00053F84" w:rsidP="008C400D">
      <w:pPr>
        <w:pStyle w:val="ListParagraph"/>
        <w:numPr>
          <w:ilvl w:val="0"/>
          <w:numId w:val="2"/>
        </w:numPr>
        <w:spacing w:before="40" w:after="40"/>
        <w:jc w:val="both"/>
      </w:pPr>
      <w:r>
        <w:t>Date, time, and GPS coordinates are automatically applied to all photographic evidence at the point of capture.</w:t>
      </w:r>
    </w:p>
    <w:p w14:paraId="4794CA98" w14:textId="77777777" w:rsidR="00024F9D" w:rsidRDefault="00053F84" w:rsidP="008C400D">
      <w:pPr>
        <w:pStyle w:val="ListParagraph"/>
        <w:numPr>
          <w:ilvl w:val="0"/>
          <w:numId w:val="2"/>
        </w:numPr>
        <w:spacing w:before="40" w:after="40"/>
        <w:jc w:val="both"/>
      </w:pPr>
      <w:r w:rsidRPr="00F53870">
        <w:rPr>
          <w:b/>
          <w:bCs/>
        </w:rPr>
        <w:t>Monitors</w:t>
      </w:r>
      <w:r>
        <w:t xml:space="preserve"> may not manually override or edit the metadata attached to evidence records.</w:t>
      </w:r>
    </w:p>
    <w:p w14:paraId="0B179F4D" w14:textId="77777777" w:rsidR="00875877" w:rsidRDefault="00875877" w:rsidP="00875877">
      <w:pPr>
        <w:pStyle w:val="ListParagraph"/>
        <w:spacing w:before="40" w:after="40"/>
        <w:ind w:left="720"/>
        <w:jc w:val="both"/>
      </w:pPr>
    </w:p>
    <w:p w14:paraId="322CFEB7" w14:textId="77777777" w:rsidR="00024F9D" w:rsidRDefault="00053F84">
      <w:pPr>
        <w:pStyle w:val="Heading2"/>
        <w:spacing w:after="120"/>
      </w:pPr>
      <w:r>
        <w:t>5.5 Passenger Counting</w:t>
      </w:r>
    </w:p>
    <w:p w14:paraId="03346FA0" w14:textId="77777777" w:rsidR="00024F9D" w:rsidRDefault="00053F84" w:rsidP="008C400D">
      <w:pPr>
        <w:pStyle w:val="ListParagraph"/>
        <w:numPr>
          <w:ilvl w:val="0"/>
          <w:numId w:val="2"/>
        </w:numPr>
        <w:spacing w:before="40" w:after="40"/>
        <w:jc w:val="both"/>
      </w:pPr>
      <w:r w:rsidRPr="00F53870">
        <w:rPr>
          <w:b/>
          <w:bCs/>
        </w:rPr>
        <w:t>Monitors</w:t>
      </w:r>
      <w:r>
        <w:t xml:space="preserve"> may conduct passenger counts at any Point of Interest (POI) along a route, or during transit between POIs.</w:t>
      </w:r>
    </w:p>
    <w:p w14:paraId="0DAB08FF" w14:textId="77777777" w:rsidR="00024F9D" w:rsidRDefault="00053F84" w:rsidP="008C400D">
      <w:pPr>
        <w:pStyle w:val="ListParagraph"/>
        <w:numPr>
          <w:ilvl w:val="0"/>
          <w:numId w:val="2"/>
        </w:numPr>
        <w:spacing w:before="40" w:after="40"/>
        <w:jc w:val="both"/>
      </w:pPr>
      <w:r>
        <w:t>Date and GPS coordinates are automatically populated for each count record.</w:t>
      </w:r>
    </w:p>
    <w:p w14:paraId="7584D722" w14:textId="118DB6C4" w:rsidR="008C400D" w:rsidRDefault="00053F84" w:rsidP="008C400D">
      <w:pPr>
        <w:pStyle w:val="ListParagraph"/>
        <w:numPr>
          <w:ilvl w:val="0"/>
          <w:numId w:val="2"/>
        </w:numPr>
        <w:spacing w:before="40" w:after="40"/>
        <w:jc w:val="both"/>
      </w:pPr>
      <w:r>
        <w:t xml:space="preserve">Passenger count data is associated with the relevant route, trip, and </w:t>
      </w:r>
      <w:r w:rsidRPr="00F53870">
        <w:rPr>
          <w:b/>
          <w:bCs/>
        </w:rPr>
        <w:t>Monitor</w:t>
      </w:r>
      <w:r>
        <w:t xml:space="preserve"> record.</w:t>
      </w:r>
    </w:p>
    <w:p w14:paraId="04A93481" w14:textId="2447010D" w:rsidR="008C400D" w:rsidRDefault="008C400D"/>
    <w:p w14:paraId="4018C6C1" w14:textId="77777777" w:rsidR="00024F9D" w:rsidRDefault="00024F9D" w:rsidP="008C400D">
      <w:pPr>
        <w:pStyle w:val="ListParagraph"/>
        <w:spacing w:before="40" w:after="40"/>
        <w:ind w:left="720"/>
        <w:jc w:val="both"/>
      </w:pPr>
    </w:p>
    <w:p w14:paraId="043E228D" w14:textId="77777777" w:rsidR="00024F9D" w:rsidRDefault="00053F84">
      <w:pPr>
        <w:pStyle w:val="Heading2"/>
        <w:spacing w:after="120"/>
      </w:pPr>
      <w:r>
        <w:t>5.6 Data Confirmation &amp; Immutability</w:t>
      </w:r>
    </w:p>
    <w:p w14:paraId="5EC01D9D" w14:textId="77777777" w:rsidR="00024F9D" w:rsidRDefault="00053F84" w:rsidP="008C400D">
      <w:pPr>
        <w:pStyle w:val="ListParagraph"/>
        <w:numPr>
          <w:ilvl w:val="0"/>
          <w:numId w:val="2"/>
        </w:numPr>
        <w:spacing w:before="40" w:after="40"/>
        <w:jc w:val="both"/>
      </w:pPr>
      <w:r>
        <w:t xml:space="preserve">On completing each inspection section (e.g., Driver Verification), the </w:t>
      </w:r>
      <w:r w:rsidRPr="00E25445">
        <w:rPr>
          <w:b/>
          <w:bCs/>
        </w:rPr>
        <w:t>Monitor</w:t>
      </w:r>
      <w:r>
        <w:t xml:space="preserve"> is presented with a Summary Review screen showing all captured entries.</w:t>
      </w:r>
    </w:p>
    <w:p w14:paraId="0B3CF830" w14:textId="77777777" w:rsidR="00024F9D" w:rsidRDefault="00053F84" w:rsidP="008C400D">
      <w:pPr>
        <w:pStyle w:val="ListParagraph"/>
        <w:numPr>
          <w:ilvl w:val="0"/>
          <w:numId w:val="2"/>
        </w:numPr>
        <w:spacing w:before="40" w:after="40"/>
        <w:jc w:val="both"/>
      </w:pPr>
      <w:r>
        <w:t xml:space="preserve">The </w:t>
      </w:r>
      <w:r w:rsidRPr="00E25445">
        <w:rPr>
          <w:b/>
          <w:bCs/>
        </w:rPr>
        <w:t>Monitor</w:t>
      </w:r>
      <w:r>
        <w:t xml:space="preserve"> must explicitly confirm the accuracy of the section before proceeding to the next. Once confirmed, the section is locked.</w:t>
      </w:r>
    </w:p>
    <w:p w14:paraId="3D0A0F59" w14:textId="77777777" w:rsidR="00024F9D" w:rsidRDefault="00053F84" w:rsidP="008C400D">
      <w:pPr>
        <w:pStyle w:val="ListParagraph"/>
        <w:numPr>
          <w:ilvl w:val="0"/>
          <w:numId w:val="2"/>
        </w:numPr>
        <w:spacing w:before="40" w:after="40"/>
        <w:jc w:val="both"/>
      </w:pPr>
      <w:r>
        <w:t>On pressing Submit, the entire inspection record is permanently locked. No editing, retracting, or overwriting of submitted records is permitted under any circumstances.</w:t>
      </w:r>
    </w:p>
    <w:p w14:paraId="45FB8EDE" w14:textId="77777777" w:rsidR="00024F9D" w:rsidRDefault="00053F84" w:rsidP="008C400D">
      <w:pPr>
        <w:pStyle w:val="ListParagraph"/>
        <w:numPr>
          <w:ilvl w:val="0"/>
          <w:numId w:val="2"/>
        </w:numPr>
        <w:spacing w:before="40" w:after="40"/>
        <w:jc w:val="both"/>
      </w:pPr>
      <w:r>
        <w:t>The application must display a clear and prominent warning to this effect prior to final submission.</w:t>
      </w:r>
    </w:p>
    <w:p w14:paraId="43E91D4B" w14:textId="77777777" w:rsidR="00875877" w:rsidRDefault="00875877" w:rsidP="00875877">
      <w:pPr>
        <w:pStyle w:val="ListParagraph"/>
        <w:spacing w:before="40" w:after="40"/>
        <w:ind w:left="720"/>
        <w:jc w:val="both"/>
      </w:pPr>
    </w:p>
    <w:p w14:paraId="5EA4A3B4" w14:textId="77777777" w:rsidR="00024F9D" w:rsidRDefault="00053F84">
      <w:pPr>
        <w:pStyle w:val="Heading2"/>
        <w:spacing w:after="120"/>
      </w:pPr>
      <w:r>
        <w:t>5.7 Supervisor Approval Workflow</w:t>
      </w:r>
    </w:p>
    <w:p w14:paraId="6D290E0C" w14:textId="33963703" w:rsidR="00024F9D" w:rsidDel="00350752" w:rsidRDefault="00053F84" w:rsidP="008C400D">
      <w:pPr>
        <w:spacing w:before="60" w:after="100"/>
        <w:jc w:val="both"/>
        <w:rPr>
          <w:del w:id="13" w:author="Sean Hardman" w:date="2026-04-10T11:30:00Z" w16du:dateUtc="2026-04-10T09:30:00Z"/>
        </w:rPr>
      </w:pPr>
      <w:del w:id="14" w:author="Sean Hardman" w:date="2026-04-10T11:30:00Z" w16du:dateUtc="2026-04-10T09:30:00Z">
        <w:r w:rsidDel="00350752">
          <w:delText>All submitted inspection records must pass through a structured supervisory review process before being considered final:</w:delText>
        </w:r>
      </w:del>
    </w:p>
    <w:p w14:paraId="5B0CE482" w14:textId="24C94396" w:rsidR="00024F9D" w:rsidDel="00350752" w:rsidRDefault="00024F9D" w:rsidP="008C400D">
      <w:pPr>
        <w:spacing w:before="40"/>
        <w:jc w:val="both"/>
        <w:rPr>
          <w:del w:id="15" w:author="Sean Hardman" w:date="2026-04-10T11:30:00Z" w16du:dateUtc="2026-04-10T09:30:00Z"/>
        </w:rPr>
      </w:pPr>
    </w:p>
    <w:p w14:paraId="18A73CB3" w14:textId="271F2BC5" w:rsidR="00024F9D" w:rsidDel="00350752" w:rsidRDefault="00053F84" w:rsidP="008C400D">
      <w:pPr>
        <w:pStyle w:val="ListParagraph"/>
        <w:numPr>
          <w:ilvl w:val="0"/>
          <w:numId w:val="3"/>
        </w:numPr>
        <w:spacing w:before="40" w:after="40"/>
        <w:jc w:val="both"/>
        <w:rPr>
          <w:del w:id="16" w:author="Sean Hardman" w:date="2026-04-10T11:30:00Z" w16du:dateUtc="2026-04-10T09:30:00Z"/>
        </w:rPr>
      </w:pPr>
      <w:del w:id="17" w:author="Sean Hardman" w:date="2026-04-10T11:30:00Z" w16du:dateUtc="2026-04-10T09:30:00Z">
        <w:r w:rsidRPr="009E77EC" w:rsidDel="00350752">
          <w:rPr>
            <w:b/>
            <w:bCs/>
          </w:rPr>
          <w:delText>Monitor</w:delText>
        </w:r>
        <w:r w:rsidDel="00350752">
          <w:delText xml:space="preserve"> submits inspection record — status becomes </w:delText>
        </w:r>
        <w:r w:rsidRPr="009E77EC" w:rsidDel="00350752">
          <w:rPr>
            <w:i/>
            <w:iCs/>
          </w:rPr>
          <w:delText>Pending Review</w:delText>
        </w:r>
        <w:r w:rsidDel="00350752">
          <w:delText>.</w:delText>
        </w:r>
      </w:del>
    </w:p>
    <w:p w14:paraId="62D060F6" w14:textId="11403F90" w:rsidR="00024F9D" w:rsidDel="00350752" w:rsidRDefault="00053F84" w:rsidP="008C400D">
      <w:pPr>
        <w:pStyle w:val="ListParagraph"/>
        <w:numPr>
          <w:ilvl w:val="0"/>
          <w:numId w:val="3"/>
        </w:numPr>
        <w:spacing w:before="40" w:after="40"/>
        <w:jc w:val="both"/>
        <w:rPr>
          <w:del w:id="18" w:author="Sean Hardman" w:date="2026-04-10T11:30:00Z" w16du:dateUtc="2026-04-10T09:30:00Z"/>
        </w:rPr>
      </w:pPr>
      <w:del w:id="19" w:author="Sean Hardman" w:date="2026-04-10T11:30:00Z" w16du:dateUtc="2026-04-10T09:30:00Z">
        <w:r w:rsidDel="00350752">
          <w:delText>Supervisor reviews submission. Available actions: Approve or Query.</w:delText>
        </w:r>
      </w:del>
    </w:p>
    <w:p w14:paraId="6F24B793" w14:textId="61F71884" w:rsidR="00024F9D" w:rsidDel="00350752" w:rsidRDefault="00053F84" w:rsidP="008C400D">
      <w:pPr>
        <w:pStyle w:val="ListParagraph"/>
        <w:numPr>
          <w:ilvl w:val="0"/>
          <w:numId w:val="3"/>
        </w:numPr>
        <w:spacing w:before="40" w:after="40"/>
        <w:jc w:val="both"/>
        <w:rPr>
          <w:del w:id="20" w:author="Sean Hardman" w:date="2026-04-10T11:30:00Z" w16du:dateUtc="2026-04-10T09:30:00Z"/>
        </w:rPr>
      </w:pPr>
      <w:del w:id="21" w:author="Sean Hardman" w:date="2026-04-10T11:30:00Z" w16du:dateUtc="2026-04-10T09:30:00Z">
        <w:r w:rsidDel="00350752">
          <w:delText xml:space="preserve">If </w:delText>
        </w:r>
        <w:r w:rsidR="00DF1ED7" w:rsidDel="00350752">
          <w:delText>queried</w:delText>
        </w:r>
        <w:r w:rsidDel="00350752">
          <w:delText xml:space="preserve">, the </w:delText>
        </w:r>
        <w:r w:rsidRPr="009E77EC" w:rsidDel="00350752">
          <w:rPr>
            <w:b/>
            <w:bCs/>
          </w:rPr>
          <w:delText>Monitor</w:delText>
        </w:r>
        <w:r w:rsidDel="00350752">
          <w:delText xml:space="preserve"> receives a notification with the supervisor's comments. The original submission remains locked.</w:delText>
        </w:r>
      </w:del>
    </w:p>
    <w:p w14:paraId="6EA3660E" w14:textId="648CF0EA" w:rsidR="00024F9D" w:rsidDel="00350752" w:rsidRDefault="00053F84" w:rsidP="008C400D">
      <w:pPr>
        <w:pStyle w:val="ListParagraph"/>
        <w:numPr>
          <w:ilvl w:val="0"/>
          <w:numId w:val="3"/>
        </w:numPr>
        <w:spacing w:before="40" w:after="40"/>
        <w:jc w:val="both"/>
        <w:rPr>
          <w:del w:id="22" w:author="Sean Hardman" w:date="2026-04-10T11:30:00Z" w16du:dateUtc="2026-04-10T09:30:00Z"/>
        </w:rPr>
      </w:pPr>
      <w:del w:id="23" w:author="Sean Hardman" w:date="2026-04-10T11:30:00Z" w16du:dateUtc="2026-04-10T09:30:00Z">
        <w:r w:rsidDel="00350752">
          <w:delText xml:space="preserve">On Approval, the submission status is set to </w:delText>
        </w:r>
        <w:r w:rsidRPr="009E77EC" w:rsidDel="00350752">
          <w:rPr>
            <w:i/>
            <w:iCs/>
          </w:rPr>
          <w:delText>Closed</w:delText>
        </w:r>
        <w:r w:rsidDel="00350752">
          <w:delText xml:space="preserve"> and the record is finalised.</w:delText>
        </w:r>
      </w:del>
    </w:p>
    <w:p w14:paraId="0D8F1768" w14:textId="0E0325CA" w:rsidR="00024F9D" w:rsidDel="00350752" w:rsidRDefault="00024F9D" w:rsidP="008C400D">
      <w:pPr>
        <w:spacing w:before="60"/>
        <w:jc w:val="both"/>
        <w:rPr>
          <w:del w:id="24" w:author="Sean Hardman" w:date="2026-04-10T11:30:00Z" w16du:dateUtc="2026-04-10T09:30:00Z"/>
        </w:rPr>
      </w:pPr>
    </w:p>
    <w:p w14:paraId="64755F4A" w14:textId="38055CBB" w:rsidR="000C470A" w:rsidRDefault="00053F84" w:rsidP="008C400D">
      <w:pPr>
        <w:spacing w:before="60" w:after="100"/>
        <w:jc w:val="both"/>
        <w:rPr>
          <w:ins w:id="25" w:author="Sean Hardman" w:date="2026-04-10T10:52:00Z" w16du:dateUtc="2026-04-10T08:52:00Z"/>
        </w:rPr>
      </w:pPr>
      <w:del w:id="26" w:author="Sean Hardman" w:date="2026-04-10T11:30:00Z" w16du:dateUtc="2026-04-10T09:30:00Z">
        <w:r w:rsidDel="00350752">
          <w:delText>Supervisors must review all submissions on a daily and weekly cadence. Backlogged Pending Review items must be visible and flagged in the supervisor dashboard</w:delText>
        </w:r>
        <w:r w:rsidR="001D4ECE" w:rsidDel="00350752">
          <w:delText>, with notifications or reminders sent periodically until action is taken on the pending items</w:delText>
        </w:r>
        <w:r w:rsidDel="00350752">
          <w:delText>.</w:delText>
        </w:r>
      </w:del>
    </w:p>
    <w:p w14:paraId="27A26220" w14:textId="2AA47958" w:rsidR="000C470A" w:rsidRDefault="000C470A" w:rsidP="008C400D">
      <w:pPr>
        <w:spacing w:before="60" w:after="100"/>
        <w:jc w:val="both"/>
      </w:pPr>
      <w:ins w:id="27" w:author="Sean Hardman" w:date="2026-04-10T10:52:00Z" w16du:dateUtc="2026-04-10T08:52:00Z">
        <w:r>
          <w:t>We suggest that the submission from the monitors i</w:t>
        </w:r>
      </w:ins>
      <w:ins w:id="28" w:author="Sean Hardman" w:date="2026-04-10T10:53:00Z" w16du:dateUtc="2026-04-10T08:53:00Z">
        <w:r>
          <w:t>s recorded as is. Supervisor review</w:t>
        </w:r>
      </w:ins>
      <w:ins w:id="29" w:author="Sean Hardman" w:date="2026-04-10T10:54:00Z" w16du:dateUtc="2026-04-10T08:54:00Z">
        <w:r>
          <w:t xml:space="preserve"> is for the purposes of intervention</w:t>
        </w:r>
      </w:ins>
      <w:ins w:id="30" w:author="Sean Hardman" w:date="2026-04-10T11:29:00Z" w16du:dateUtc="2026-04-10T09:29:00Z">
        <w:r w:rsidR="00350752">
          <w:t>/training</w:t>
        </w:r>
      </w:ins>
      <w:ins w:id="31" w:author="Sean Hardman" w:date="2026-04-10T10:55:00Z" w16du:dateUtc="2026-04-10T08:55:00Z">
        <w:r>
          <w:t>, should the need arise</w:t>
        </w:r>
      </w:ins>
      <w:ins w:id="32" w:author="Sean Hardman" w:date="2026-04-10T11:31:00Z" w16du:dateUtc="2026-04-10T09:31:00Z">
        <w:r w:rsidR="00D1211A">
          <w:t>, and provision for additional notes (free text)</w:t>
        </w:r>
      </w:ins>
      <w:ins w:id="33" w:author="Sean Hardman" w:date="2026-04-10T10:55:00Z" w16du:dateUtc="2026-04-10T08:55:00Z">
        <w:r>
          <w:t>. The supervisor review</w:t>
        </w:r>
      </w:ins>
      <w:ins w:id="34" w:author="Sean Hardman" w:date="2026-04-10T10:58:00Z" w16du:dateUtc="2026-04-10T08:58:00Z">
        <w:r>
          <w:t xml:space="preserve">, via web app, </w:t>
        </w:r>
      </w:ins>
      <w:ins w:id="35" w:author="Sean Hardman" w:date="2026-04-10T11:11:00Z" w16du:dateUtc="2026-04-10T09:11:00Z">
        <w:r w:rsidR="00404588">
          <w:t>i.e.</w:t>
        </w:r>
      </w:ins>
      <w:ins w:id="36" w:author="Sean Hardman" w:date="2026-04-10T11:10:00Z" w16du:dateUtc="2026-04-10T09:10:00Z">
        <w:r w:rsidR="00404588">
          <w:t xml:space="preserve"> no </w:t>
        </w:r>
      </w:ins>
      <w:ins w:id="37" w:author="Sean Hardman" w:date="2026-04-10T11:29:00Z" w16du:dateUtc="2026-04-10T09:29:00Z">
        <w:r w:rsidR="00350752">
          <w:t xml:space="preserve">specific </w:t>
        </w:r>
      </w:ins>
      <w:ins w:id="38" w:author="Sean Hardman" w:date="2026-04-10T11:11:00Z" w16du:dateUtc="2026-04-10T09:11:00Z">
        <w:r w:rsidR="00404588">
          <w:t>mobile app requirement for supervisors</w:t>
        </w:r>
      </w:ins>
      <w:ins w:id="39" w:author="Sean Hardman" w:date="2026-04-10T11:12:00Z" w16du:dateUtc="2026-04-10T09:12:00Z">
        <w:r w:rsidR="00404588">
          <w:t>.</w:t>
        </w:r>
      </w:ins>
      <w:ins w:id="40" w:author="Sean Hardman" w:date="2026-04-10T11:41:00Z" w16du:dateUtc="2026-04-10T09:41:00Z">
        <w:r w:rsidR="00D63D69">
          <w:t xml:space="preserve"> S</w:t>
        </w:r>
      </w:ins>
      <w:ins w:id="41" w:author="Sean Hardman" w:date="2026-04-10T11:42:00Z" w16du:dateUtc="2026-04-10T09:42:00Z">
        <w:r w:rsidR="00D63D69">
          <w:t>upervisors will use the monitor app for the purpose of creating a base record for technical inspec</w:t>
        </w:r>
      </w:ins>
      <w:ins w:id="42" w:author="Sean Hardman" w:date="2026-04-10T11:43:00Z" w16du:dateUtc="2026-04-10T09:43:00Z">
        <w:r w:rsidR="00D63D69">
          <w:t>tion which they will the embellish via the wb app.</w:t>
        </w:r>
      </w:ins>
    </w:p>
    <w:p w14:paraId="03E108DE" w14:textId="77777777" w:rsidR="00D16A2C" w:rsidRDefault="00D16A2C">
      <w:r>
        <w:br w:type="page"/>
      </w:r>
    </w:p>
    <w:p w14:paraId="359DF534" w14:textId="77777777" w:rsidR="00024F9D" w:rsidRDefault="00024F9D" w:rsidP="008C400D">
      <w:pPr>
        <w:spacing w:before="60" w:after="100"/>
        <w:jc w:val="both"/>
      </w:pPr>
    </w:p>
    <w:p w14:paraId="7DBCCEF2" w14:textId="77777777" w:rsidR="00024F9D" w:rsidRDefault="00053F84">
      <w:pPr>
        <w:pStyle w:val="Heading1"/>
        <w:pBdr>
          <w:bottom w:val="single" w:sz="8" w:space="0" w:color="1B3A7A"/>
        </w:pBdr>
      </w:pPr>
      <w:r>
        <w:t>6. Non-Functional Requirements</w:t>
      </w:r>
    </w:p>
    <w:p w14:paraId="4F5C1E16" w14:textId="078A9C65" w:rsidR="00024F9D" w:rsidRDefault="00053F84">
      <w:pPr>
        <w:pStyle w:val="Heading2"/>
        <w:spacing w:after="120"/>
      </w:pPr>
      <w:r>
        <w:t>6.1 Offline Capability</w:t>
      </w:r>
    </w:p>
    <w:p w14:paraId="1BFB1BB8" w14:textId="77777777" w:rsidR="00024F9D" w:rsidRDefault="00053F84" w:rsidP="008C400D">
      <w:pPr>
        <w:pStyle w:val="ListParagraph"/>
        <w:numPr>
          <w:ilvl w:val="0"/>
          <w:numId w:val="2"/>
        </w:numPr>
        <w:spacing w:before="40" w:after="40"/>
        <w:jc w:val="both"/>
      </w:pPr>
      <w:r>
        <w:t>The application must support full offline data capture in areas with no network connectivity.</w:t>
      </w:r>
    </w:p>
    <w:p w14:paraId="0B6320A3" w14:textId="77777777" w:rsidR="00024F9D" w:rsidRDefault="00053F84" w:rsidP="008C400D">
      <w:pPr>
        <w:pStyle w:val="ListParagraph"/>
        <w:numPr>
          <w:ilvl w:val="0"/>
          <w:numId w:val="2"/>
        </w:numPr>
        <w:spacing w:before="40" w:after="40"/>
        <w:jc w:val="both"/>
      </w:pPr>
      <w:r>
        <w:t>All captured data, including checklists, photographs, GPS records, and shift logs, must be stored locally on the device until a network connection is re-established.</w:t>
      </w:r>
    </w:p>
    <w:p w14:paraId="74E7C8EE" w14:textId="77777777" w:rsidR="00024F9D" w:rsidRDefault="00053F84" w:rsidP="008C400D">
      <w:pPr>
        <w:pStyle w:val="ListParagraph"/>
        <w:numPr>
          <w:ilvl w:val="0"/>
          <w:numId w:val="2"/>
        </w:numPr>
        <w:spacing w:before="40" w:after="40"/>
        <w:jc w:val="both"/>
      </w:pPr>
      <w:r>
        <w:t>Upon restoration of connectivity, the application must automatically synchronise all offline records with the central server.</w:t>
      </w:r>
    </w:p>
    <w:p w14:paraId="7B1449BE" w14:textId="77777777" w:rsidR="00024F9D" w:rsidRDefault="00053F84" w:rsidP="008C400D">
      <w:pPr>
        <w:pStyle w:val="ListParagraph"/>
        <w:numPr>
          <w:ilvl w:val="0"/>
          <w:numId w:val="2"/>
        </w:numPr>
        <w:spacing w:before="40" w:after="40"/>
        <w:jc w:val="both"/>
      </w:pPr>
      <w:r>
        <w:t>Synchronisation must be transparent to the user and must not result in data duplication or loss.</w:t>
      </w:r>
    </w:p>
    <w:p w14:paraId="545E04D2" w14:textId="77777777" w:rsidR="00024F9D" w:rsidRDefault="00053F84" w:rsidP="008C400D">
      <w:pPr>
        <w:pStyle w:val="ListParagraph"/>
        <w:numPr>
          <w:ilvl w:val="0"/>
          <w:numId w:val="2"/>
        </w:numPr>
        <w:spacing w:before="40" w:after="40"/>
        <w:jc w:val="both"/>
      </w:pPr>
      <w:r>
        <w:t xml:space="preserve">The UI must display a clear network status indicator to inform the </w:t>
      </w:r>
      <w:r w:rsidRPr="00695110">
        <w:rPr>
          <w:b/>
          <w:bCs/>
        </w:rPr>
        <w:t>Monitor</w:t>
      </w:r>
      <w:r>
        <w:t xml:space="preserve"> of online/offline state at all times.</w:t>
      </w:r>
    </w:p>
    <w:p w14:paraId="0A262120" w14:textId="77777777" w:rsidR="00875877" w:rsidRDefault="00875877" w:rsidP="00875877"/>
    <w:p w14:paraId="35EBBD70" w14:textId="48589A59" w:rsidR="00024F9D" w:rsidRDefault="00053F84">
      <w:pPr>
        <w:pStyle w:val="Heading2"/>
        <w:spacing w:after="120"/>
      </w:pPr>
      <w:r>
        <w:t>6.2 Application Performance &amp; Device Footprint</w:t>
      </w:r>
    </w:p>
    <w:p w14:paraId="2FCF40AA" w14:textId="5E941012" w:rsidR="00024F9D" w:rsidRDefault="00053F84" w:rsidP="008C400D">
      <w:pPr>
        <w:spacing w:before="60" w:after="100"/>
        <w:jc w:val="both"/>
      </w:pPr>
      <w:r>
        <w:t xml:space="preserve">PraxisKZN </w:t>
      </w:r>
      <w:r w:rsidR="00B403B4">
        <w:t>will</w:t>
      </w:r>
      <w:r>
        <w:t xml:space="preserve"> provide a technical feedback report prior to device procurement, covering the following:</w:t>
      </w:r>
    </w:p>
    <w:p w14:paraId="3CF07E78" w14:textId="7DEC5A94" w:rsidR="00024F9D" w:rsidRDefault="00053F84" w:rsidP="008C400D">
      <w:pPr>
        <w:pStyle w:val="ListParagraph"/>
        <w:numPr>
          <w:ilvl w:val="0"/>
          <w:numId w:val="2"/>
        </w:numPr>
        <w:spacing w:before="40" w:after="40"/>
        <w:jc w:val="both"/>
      </w:pPr>
      <w:r w:rsidRPr="009B7DD3">
        <w:rPr>
          <w:b/>
          <w:bCs/>
        </w:rPr>
        <w:t>Application Size:</w:t>
      </w:r>
      <w:r>
        <w:t xml:space="preserve"> </w:t>
      </w:r>
      <w:r w:rsidR="001F7302">
        <w:t xml:space="preserve">Approximate </w:t>
      </w:r>
      <w:r>
        <w:t>storage footprint of the installed application on a target device.</w:t>
      </w:r>
    </w:p>
    <w:p w14:paraId="71308AB9" w14:textId="77777777" w:rsidR="00024F9D" w:rsidRDefault="00053F84" w:rsidP="008C400D">
      <w:pPr>
        <w:pStyle w:val="ListParagraph"/>
        <w:numPr>
          <w:ilvl w:val="0"/>
          <w:numId w:val="2"/>
        </w:numPr>
        <w:spacing w:before="40" w:after="40"/>
        <w:jc w:val="both"/>
      </w:pPr>
      <w:r w:rsidRPr="009B7DD3">
        <w:rPr>
          <w:b/>
          <w:bCs/>
        </w:rPr>
        <w:t>Data Consumption:</w:t>
      </w:r>
      <w:r>
        <w:t xml:space="preserve"> An estimated monthly data usage per user, assuming standard daily usage with intermittent photo uploads.</w:t>
      </w:r>
    </w:p>
    <w:p w14:paraId="6E46BFD5" w14:textId="77777777" w:rsidR="00024F9D" w:rsidRDefault="00053F84" w:rsidP="008C400D">
      <w:pPr>
        <w:pStyle w:val="ListParagraph"/>
        <w:numPr>
          <w:ilvl w:val="0"/>
          <w:numId w:val="2"/>
        </w:numPr>
        <w:spacing w:before="40" w:after="40"/>
        <w:jc w:val="both"/>
      </w:pPr>
      <w:r w:rsidRPr="009B7DD3">
        <w:rPr>
          <w:b/>
          <w:bCs/>
        </w:rPr>
        <w:t>Hardware Recommendations:</w:t>
      </w:r>
      <w:r>
        <w:t xml:space="preserve"> Minimum device specifications (RAM, storage, OS version, camera resolution) to support the application over a full working shift, including offline buffer capacity.</w:t>
      </w:r>
    </w:p>
    <w:p w14:paraId="4921A26A" w14:textId="77777777" w:rsidR="00D51429" w:rsidRDefault="00D51429" w:rsidP="00875877"/>
    <w:p w14:paraId="47FA12F4" w14:textId="7BCB8105" w:rsidR="00875877" w:rsidRDefault="00B403B4" w:rsidP="00875877">
      <w:pPr>
        <w:rPr>
          <w:b/>
          <w:bCs/>
        </w:rPr>
      </w:pPr>
      <w:r>
        <w:t xml:space="preserve">This feedback will assist in procurement of </w:t>
      </w:r>
      <w:r w:rsidR="00D51429">
        <w:t xml:space="preserve">devices that will be adequate for day-to-day use by </w:t>
      </w:r>
      <w:r w:rsidR="00D51429" w:rsidRPr="00D51429">
        <w:rPr>
          <w:b/>
          <w:bCs/>
        </w:rPr>
        <w:t>Monitors</w:t>
      </w:r>
    </w:p>
    <w:p w14:paraId="706C0A13" w14:textId="77777777" w:rsidR="00D51429" w:rsidRDefault="00D51429" w:rsidP="00875877"/>
    <w:p w14:paraId="7694FF7E" w14:textId="73D18577" w:rsidR="00024F9D" w:rsidRDefault="00053F84">
      <w:pPr>
        <w:pStyle w:val="Heading2"/>
        <w:spacing w:after="120"/>
      </w:pPr>
      <w:r>
        <w:t>6.3 Usability</w:t>
      </w:r>
    </w:p>
    <w:p w14:paraId="4D1A8BCB" w14:textId="77777777" w:rsidR="00024F9D" w:rsidRDefault="00053F84" w:rsidP="008C400D">
      <w:pPr>
        <w:pStyle w:val="ListParagraph"/>
        <w:numPr>
          <w:ilvl w:val="0"/>
          <w:numId w:val="2"/>
        </w:numPr>
        <w:spacing w:before="40" w:after="40"/>
        <w:jc w:val="both"/>
      </w:pPr>
      <w:r>
        <w:t>The application must be operable with a single hand to accommodate field conditions.</w:t>
      </w:r>
    </w:p>
    <w:p w14:paraId="0E71D0E0" w14:textId="77777777" w:rsidR="00024F9D" w:rsidRDefault="00053F84" w:rsidP="008C400D">
      <w:pPr>
        <w:pStyle w:val="ListParagraph"/>
        <w:numPr>
          <w:ilvl w:val="0"/>
          <w:numId w:val="2"/>
        </w:numPr>
        <w:spacing w:before="40" w:after="40"/>
        <w:jc w:val="both"/>
      </w:pPr>
      <w:r>
        <w:t>Navigation must be simple, intuitive, and designed for users with varying levels of digital literacy.</w:t>
      </w:r>
    </w:p>
    <w:p w14:paraId="3F66EAF4" w14:textId="77777777" w:rsidR="00024F9D" w:rsidRDefault="00053F84" w:rsidP="008C400D">
      <w:pPr>
        <w:pStyle w:val="ListParagraph"/>
        <w:numPr>
          <w:ilvl w:val="0"/>
          <w:numId w:val="2"/>
        </w:numPr>
        <w:spacing w:before="40" w:after="40"/>
        <w:jc w:val="both"/>
      </w:pPr>
      <w:r>
        <w:t>Screen layouts must be uncluttered, with large touch targets for checklist items and action buttons.</w:t>
      </w:r>
    </w:p>
    <w:p w14:paraId="6A507AB7" w14:textId="77777777" w:rsidR="00024F9D" w:rsidRDefault="00053F84" w:rsidP="008C400D">
      <w:pPr>
        <w:pStyle w:val="ListParagraph"/>
        <w:numPr>
          <w:ilvl w:val="0"/>
          <w:numId w:val="2"/>
        </w:numPr>
        <w:spacing w:before="40" w:after="40"/>
        <w:jc w:val="both"/>
      </w:pPr>
      <w:r>
        <w:t>The UI must adhere to Macrocomm corporate colour schemes and branding guidelines.</w:t>
      </w:r>
    </w:p>
    <w:p w14:paraId="4E17CA4A" w14:textId="77777777" w:rsidR="00875877" w:rsidRDefault="00875877" w:rsidP="00875877">
      <w:pPr>
        <w:pStyle w:val="ListParagraph"/>
        <w:spacing w:before="40" w:after="40"/>
        <w:ind w:left="720"/>
        <w:jc w:val="both"/>
      </w:pPr>
    </w:p>
    <w:p w14:paraId="2C80A3C9" w14:textId="77777777" w:rsidR="00024F9D" w:rsidRDefault="00053F84">
      <w:pPr>
        <w:pStyle w:val="Heading2"/>
        <w:spacing w:after="120"/>
      </w:pPr>
      <w:r>
        <w:t>6.4 Security &amp; POPIA Compliance</w:t>
      </w:r>
    </w:p>
    <w:p w14:paraId="5E181FAC" w14:textId="77777777" w:rsidR="00024F9D" w:rsidRDefault="00053F84" w:rsidP="008C400D">
      <w:pPr>
        <w:pStyle w:val="ListParagraph"/>
        <w:numPr>
          <w:ilvl w:val="0"/>
          <w:numId w:val="2"/>
        </w:numPr>
        <w:spacing w:before="40" w:after="40"/>
        <w:jc w:val="both"/>
      </w:pPr>
      <w:r>
        <w:t xml:space="preserve">All personally identifiable information (PII) captured by the application — including selfies, user identity records, and GPS tracks — must be handled in accordance with the </w:t>
      </w:r>
      <w:r w:rsidRPr="00F63437">
        <w:rPr>
          <w:i/>
          <w:iCs/>
        </w:rPr>
        <w:t>Protection of Personal Information Act (POPIA), Act 4 of 2013</w:t>
      </w:r>
      <w:r>
        <w:t>.</w:t>
      </w:r>
    </w:p>
    <w:p w14:paraId="5E83F887" w14:textId="77777777" w:rsidR="00024F9D" w:rsidRDefault="00053F84" w:rsidP="008C400D">
      <w:pPr>
        <w:pStyle w:val="ListParagraph"/>
        <w:numPr>
          <w:ilvl w:val="0"/>
          <w:numId w:val="2"/>
        </w:numPr>
        <w:spacing w:before="40" w:after="40"/>
        <w:jc w:val="both"/>
      </w:pPr>
      <w:r>
        <w:t xml:space="preserve">Data in transit must be encrypted using </w:t>
      </w:r>
      <w:r w:rsidRPr="00F63437">
        <w:rPr>
          <w:i/>
          <w:iCs/>
        </w:rPr>
        <w:t>TLS 1.2</w:t>
      </w:r>
      <w:r>
        <w:t xml:space="preserve"> or higher.</w:t>
      </w:r>
    </w:p>
    <w:p w14:paraId="07E2343B" w14:textId="77777777" w:rsidR="00024F9D" w:rsidRDefault="00053F84" w:rsidP="008C400D">
      <w:pPr>
        <w:pStyle w:val="ListParagraph"/>
        <w:numPr>
          <w:ilvl w:val="0"/>
          <w:numId w:val="2"/>
        </w:numPr>
        <w:spacing w:before="40" w:after="40"/>
        <w:jc w:val="both"/>
      </w:pPr>
      <w:r>
        <w:t>Device-stored data must be encrypted at rest.</w:t>
      </w:r>
    </w:p>
    <w:p w14:paraId="0BFA5F1A" w14:textId="77777777" w:rsidR="00024F9D" w:rsidRDefault="00053F84" w:rsidP="008C400D">
      <w:pPr>
        <w:pStyle w:val="ListParagraph"/>
        <w:numPr>
          <w:ilvl w:val="0"/>
          <w:numId w:val="2"/>
        </w:numPr>
        <w:spacing w:before="40" w:after="40"/>
        <w:jc w:val="both"/>
      </w:pPr>
      <w:r>
        <w:t>Access to application functions and data must be strictly governed by RBAC, ensuring no user can access data or functions outside their designated role.</w:t>
      </w:r>
    </w:p>
    <w:p w14:paraId="1F1F2D9B" w14:textId="233C2AC8" w:rsidR="00D16A2C" w:rsidRDefault="00053F84" w:rsidP="008C400D">
      <w:pPr>
        <w:pStyle w:val="ListParagraph"/>
        <w:numPr>
          <w:ilvl w:val="0"/>
          <w:numId w:val="2"/>
        </w:numPr>
        <w:spacing w:before="40" w:after="40"/>
        <w:jc w:val="both"/>
      </w:pPr>
      <w:r>
        <w:t>The segregation of duties between data capture (</w:t>
      </w:r>
      <w:r w:rsidRPr="00F63437">
        <w:rPr>
          <w:b/>
          <w:bCs/>
        </w:rPr>
        <w:t>Monitors</w:t>
      </w:r>
      <w:r>
        <w:t>) and data approval (Supervisors/PM) must be enforced at the application and API layer. No single user may complete a full transaction from capture to final reporting without oversight.</w:t>
      </w:r>
    </w:p>
    <w:p w14:paraId="5641F121" w14:textId="77777777" w:rsidR="00D16A2C" w:rsidRDefault="00D16A2C">
      <w:r>
        <w:br w:type="page"/>
      </w:r>
    </w:p>
    <w:p w14:paraId="55B12ECC" w14:textId="77777777" w:rsidR="00D51429" w:rsidRDefault="00D51429" w:rsidP="00D51429"/>
    <w:p w14:paraId="56DC535E" w14:textId="2A609141" w:rsidR="00024F9D" w:rsidRDefault="00053F84">
      <w:pPr>
        <w:pStyle w:val="Heading1"/>
        <w:pBdr>
          <w:bottom w:val="single" w:sz="8" w:space="0" w:color="1B3A7A"/>
        </w:pBdr>
      </w:pPr>
      <w:r>
        <w:t>7. Technical Architecture</w:t>
      </w:r>
    </w:p>
    <w:p w14:paraId="5D771710" w14:textId="77777777" w:rsidR="00024F9D" w:rsidRDefault="00053F84">
      <w:pPr>
        <w:pStyle w:val="Heading2"/>
        <w:spacing w:after="120"/>
      </w:pPr>
      <w:r>
        <w:t>7.1 API-Centric Design</w:t>
      </w:r>
    </w:p>
    <w:p w14:paraId="3CBC9974" w14:textId="77777777" w:rsidR="00024F9D" w:rsidRDefault="00053F84" w:rsidP="008C400D">
      <w:pPr>
        <w:pStyle w:val="ListParagraph"/>
        <w:numPr>
          <w:ilvl w:val="0"/>
          <w:numId w:val="2"/>
        </w:numPr>
        <w:spacing w:before="40" w:after="40"/>
        <w:jc w:val="both"/>
      </w:pPr>
      <w:r>
        <w:t>All communication between the mobile application and the backend must be via RESTful APIs using HTTP GET and POST methods.</w:t>
      </w:r>
    </w:p>
    <w:p w14:paraId="2A57CC69" w14:textId="77777777" w:rsidR="00024F9D" w:rsidRDefault="00053F84" w:rsidP="008C400D">
      <w:pPr>
        <w:pStyle w:val="ListParagraph"/>
        <w:numPr>
          <w:ilvl w:val="0"/>
          <w:numId w:val="2"/>
        </w:numPr>
        <w:spacing w:before="40" w:after="40"/>
        <w:jc w:val="both"/>
      </w:pPr>
      <w:r>
        <w:t>Direct database injections from the mobile layer are strictly prohibited. All data must flow through the API gateway.</w:t>
      </w:r>
    </w:p>
    <w:p w14:paraId="0549A6C0" w14:textId="77777777" w:rsidR="00024F9D" w:rsidRDefault="00053F84" w:rsidP="008C400D">
      <w:pPr>
        <w:pStyle w:val="ListParagraph"/>
        <w:numPr>
          <w:ilvl w:val="0"/>
          <w:numId w:val="2"/>
        </w:numPr>
        <w:spacing w:before="40" w:after="40"/>
        <w:jc w:val="both"/>
      </w:pPr>
      <w:r>
        <w:t>The mobile front-end must be maintained as a thin client, with business logic and data validation performed server-side.</w:t>
      </w:r>
    </w:p>
    <w:p w14:paraId="15842951" w14:textId="77777777" w:rsidR="00875877" w:rsidRDefault="00875877" w:rsidP="00875877">
      <w:pPr>
        <w:pStyle w:val="ListParagraph"/>
        <w:spacing w:before="40" w:after="40"/>
        <w:ind w:left="720"/>
        <w:jc w:val="both"/>
      </w:pPr>
    </w:p>
    <w:p w14:paraId="758EB59D" w14:textId="77777777" w:rsidR="00024F9D" w:rsidRDefault="00053F84">
      <w:pPr>
        <w:pStyle w:val="Heading2"/>
        <w:spacing w:after="120"/>
      </w:pPr>
      <w:r>
        <w:t>7.2 Data Validation</w:t>
      </w:r>
    </w:p>
    <w:p w14:paraId="7EDA4C21" w14:textId="77777777" w:rsidR="00024F9D" w:rsidRDefault="00053F84" w:rsidP="008C400D">
      <w:pPr>
        <w:pStyle w:val="ListParagraph"/>
        <w:numPr>
          <w:ilvl w:val="0"/>
          <w:numId w:val="2"/>
        </w:numPr>
        <w:spacing w:before="40" w:after="40"/>
        <w:jc w:val="both"/>
      </w:pPr>
      <w:r>
        <w:t>Primary data validation (e.g., permit number format checks, licence expiry verification) must be executed server-side via the API.</w:t>
      </w:r>
    </w:p>
    <w:p w14:paraId="17A7972F" w14:textId="77777777" w:rsidR="00024F9D" w:rsidRDefault="00053F84" w:rsidP="008C400D">
      <w:pPr>
        <w:pStyle w:val="ListParagraph"/>
        <w:numPr>
          <w:ilvl w:val="0"/>
          <w:numId w:val="2"/>
        </w:numPr>
        <w:spacing w:before="40" w:after="40"/>
        <w:jc w:val="both"/>
      </w:pPr>
      <w:r>
        <w:t>Client-side validation is limited to format and completeness checks to reduce unnecessary API calls.</w:t>
      </w:r>
    </w:p>
    <w:p w14:paraId="135FB008" w14:textId="77777777" w:rsidR="00024F9D" w:rsidRDefault="00053F84" w:rsidP="008C400D">
      <w:pPr>
        <w:pStyle w:val="ListParagraph"/>
        <w:numPr>
          <w:ilvl w:val="0"/>
          <w:numId w:val="2"/>
        </w:numPr>
        <w:spacing w:before="40" w:after="40"/>
        <w:jc w:val="both"/>
      </w:pPr>
      <w:r>
        <w:t xml:space="preserve">The server must return clear, structured error messages for failed validations, displayed to the </w:t>
      </w:r>
      <w:r w:rsidRPr="00695110">
        <w:rPr>
          <w:b/>
          <w:bCs/>
        </w:rPr>
        <w:t>Monitor</w:t>
      </w:r>
      <w:r>
        <w:t xml:space="preserve"> in plain language.</w:t>
      </w:r>
    </w:p>
    <w:p w14:paraId="30C8F82E" w14:textId="77777777" w:rsidR="00875877" w:rsidRDefault="00875877" w:rsidP="00875877">
      <w:pPr>
        <w:pStyle w:val="ListParagraph"/>
        <w:spacing w:before="40" w:after="40"/>
        <w:ind w:left="720"/>
        <w:jc w:val="both"/>
      </w:pPr>
    </w:p>
    <w:p w14:paraId="58F0E118" w14:textId="77777777" w:rsidR="00024F9D" w:rsidRDefault="00053F84">
      <w:pPr>
        <w:pStyle w:val="Heading2"/>
        <w:spacing w:after="120"/>
      </w:pPr>
      <w:r>
        <w:t>7.3 Audit Trail</w:t>
      </w:r>
    </w:p>
    <w:p w14:paraId="2BF84CC8" w14:textId="77777777" w:rsidR="00024F9D" w:rsidRDefault="00053F84" w:rsidP="008C400D">
      <w:pPr>
        <w:spacing w:before="60" w:after="100"/>
        <w:jc w:val="both"/>
      </w:pPr>
      <w:r>
        <w:t>The backend must maintain a comprehensive, tamper-evident audit trail for every data entry and submission, recording:</w:t>
      </w:r>
    </w:p>
    <w:p w14:paraId="6FA6602E" w14:textId="77777777" w:rsidR="00024F9D" w:rsidRDefault="00053F84" w:rsidP="008C400D">
      <w:pPr>
        <w:pStyle w:val="ListParagraph"/>
        <w:numPr>
          <w:ilvl w:val="0"/>
          <w:numId w:val="2"/>
        </w:numPr>
        <w:spacing w:before="40" w:after="40"/>
        <w:jc w:val="both"/>
      </w:pPr>
      <w:r>
        <w:t xml:space="preserve">User ID of the capturing </w:t>
      </w:r>
      <w:r w:rsidRPr="00695110">
        <w:rPr>
          <w:b/>
          <w:bCs/>
        </w:rPr>
        <w:t>Monitor</w:t>
      </w:r>
      <w:r>
        <w:t>.</w:t>
      </w:r>
    </w:p>
    <w:p w14:paraId="5CC4C882" w14:textId="77777777" w:rsidR="00024F9D" w:rsidRDefault="00053F84" w:rsidP="008C400D">
      <w:pPr>
        <w:pStyle w:val="ListParagraph"/>
        <w:numPr>
          <w:ilvl w:val="0"/>
          <w:numId w:val="2"/>
        </w:numPr>
        <w:spacing w:before="40" w:after="40"/>
        <w:jc w:val="both"/>
      </w:pPr>
      <w:r>
        <w:t>Device-side timestamp of the capture action.</w:t>
      </w:r>
    </w:p>
    <w:p w14:paraId="044D108D" w14:textId="77777777" w:rsidR="00024F9D" w:rsidRDefault="00053F84" w:rsidP="008C400D">
      <w:pPr>
        <w:pStyle w:val="ListParagraph"/>
        <w:numPr>
          <w:ilvl w:val="0"/>
          <w:numId w:val="2"/>
        </w:numPr>
        <w:spacing w:before="40" w:after="40"/>
        <w:jc w:val="both"/>
      </w:pPr>
      <w:r>
        <w:t>Server-side timestamp on receipt.</w:t>
      </w:r>
    </w:p>
    <w:p w14:paraId="1B80A53A" w14:textId="77777777" w:rsidR="00024F9D" w:rsidRDefault="00053F84" w:rsidP="008C400D">
      <w:pPr>
        <w:pStyle w:val="ListParagraph"/>
        <w:numPr>
          <w:ilvl w:val="0"/>
          <w:numId w:val="2"/>
        </w:numPr>
        <w:spacing w:before="40" w:after="40"/>
        <w:jc w:val="both"/>
      </w:pPr>
      <w:r>
        <w:t>GPS coordinates at the point of capture.</w:t>
      </w:r>
    </w:p>
    <w:p w14:paraId="314F57CC" w14:textId="77777777" w:rsidR="00024F9D" w:rsidRDefault="00053F84" w:rsidP="008C400D">
      <w:pPr>
        <w:pStyle w:val="ListParagraph"/>
        <w:numPr>
          <w:ilvl w:val="0"/>
          <w:numId w:val="2"/>
        </w:numPr>
        <w:spacing w:before="40" w:after="40"/>
        <w:jc w:val="both"/>
      </w:pPr>
      <w:r>
        <w:t>IP address and device identifier of the submitting device.</w:t>
      </w:r>
    </w:p>
    <w:p w14:paraId="4BE7E9A7" w14:textId="77777777" w:rsidR="00024F9D" w:rsidRDefault="00053F84" w:rsidP="008C400D">
      <w:pPr>
        <w:pStyle w:val="ListParagraph"/>
        <w:numPr>
          <w:ilvl w:val="0"/>
          <w:numId w:val="2"/>
        </w:numPr>
        <w:spacing w:before="40" w:after="40"/>
        <w:jc w:val="both"/>
      </w:pPr>
      <w:r>
        <w:t>Any query or approval actions by supervisors, with timestamps and User IDs.</w:t>
      </w:r>
    </w:p>
    <w:p w14:paraId="7C1036CA" w14:textId="77777777" w:rsidR="00972BC4" w:rsidRDefault="00972BC4" w:rsidP="008C400D">
      <w:pPr>
        <w:spacing w:before="60" w:after="100"/>
        <w:jc w:val="both"/>
      </w:pPr>
    </w:p>
    <w:p w14:paraId="13D2177E" w14:textId="28C3D6B2" w:rsidR="00875877" w:rsidRDefault="00053F84" w:rsidP="008C400D">
      <w:pPr>
        <w:spacing w:before="60" w:after="100"/>
        <w:jc w:val="both"/>
      </w:pPr>
      <w:r>
        <w:t>The audit trail must be stored separately from the primary inspection data and must not be deletable or editable by any user.</w:t>
      </w:r>
    </w:p>
    <w:p w14:paraId="24FF8DFA" w14:textId="77777777" w:rsidR="00875877" w:rsidRDefault="00875877" w:rsidP="008C400D">
      <w:pPr>
        <w:spacing w:before="60" w:after="100"/>
        <w:jc w:val="both"/>
      </w:pPr>
    </w:p>
    <w:p w14:paraId="3CE4AD6B" w14:textId="77777777" w:rsidR="00024F9D" w:rsidRDefault="00053F84">
      <w:pPr>
        <w:pStyle w:val="Heading2"/>
        <w:spacing w:after="120"/>
      </w:pPr>
      <w:r>
        <w:t>7.4 Branding</w:t>
      </w:r>
    </w:p>
    <w:p w14:paraId="2BDDB711" w14:textId="77777777" w:rsidR="00024F9D" w:rsidRDefault="00053F84" w:rsidP="008C400D">
      <w:pPr>
        <w:pStyle w:val="ListParagraph"/>
        <w:numPr>
          <w:ilvl w:val="0"/>
          <w:numId w:val="2"/>
        </w:numPr>
        <w:spacing w:before="40" w:after="40"/>
        <w:jc w:val="both"/>
      </w:pPr>
      <w:r>
        <w:t>The user interface must reflect Macrocomm corporate colours, typography, and logo guidelines as supplied by the client.</w:t>
      </w:r>
    </w:p>
    <w:p w14:paraId="73C4CECE" w14:textId="4CF09A8D" w:rsidR="00D16A2C" w:rsidRDefault="00053F84" w:rsidP="008C400D">
      <w:pPr>
        <w:pStyle w:val="ListParagraph"/>
        <w:numPr>
          <w:ilvl w:val="0"/>
          <w:numId w:val="2"/>
        </w:numPr>
        <w:spacing w:before="40" w:after="40"/>
        <w:jc w:val="both"/>
      </w:pPr>
      <w:r>
        <w:t>PraxisKZN will request the Macrocomm brand style guide prior to UI design commencement.</w:t>
      </w:r>
    </w:p>
    <w:p w14:paraId="4565EEC9" w14:textId="77777777" w:rsidR="00D16A2C" w:rsidRDefault="00D16A2C">
      <w:r>
        <w:br w:type="page"/>
      </w:r>
    </w:p>
    <w:p w14:paraId="603EA78D" w14:textId="6A674B5D" w:rsidR="00024F9D" w:rsidRDefault="00024F9D"/>
    <w:p w14:paraId="5EAEA9A8" w14:textId="77777777" w:rsidR="00024F9D" w:rsidRDefault="00053F84">
      <w:pPr>
        <w:pStyle w:val="Heading1"/>
        <w:pBdr>
          <w:bottom w:val="single" w:sz="8" w:space="0" w:color="1B3A7A"/>
        </w:pBdr>
      </w:pPr>
      <w:r>
        <w:t>8. Assumptions &amp; Dependencies</w:t>
      </w:r>
    </w:p>
    <w:p w14:paraId="6DAF7F46" w14:textId="77777777" w:rsidR="00024F9D" w:rsidRDefault="00053F84">
      <w:pPr>
        <w:pStyle w:val="Heading2"/>
        <w:spacing w:after="120"/>
      </w:pPr>
      <w:r>
        <w:t>8.1 Assumptions</w:t>
      </w:r>
    </w:p>
    <w:p w14:paraId="00B29A31" w14:textId="6926C58C" w:rsidR="00024F9D" w:rsidRDefault="00053F84" w:rsidP="008C400D">
      <w:pPr>
        <w:pStyle w:val="ListParagraph"/>
        <w:numPr>
          <w:ilvl w:val="0"/>
          <w:numId w:val="2"/>
        </w:numPr>
        <w:spacing w:before="40" w:after="40"/>
        <w:jc w:val="both"/>
      </w:pPr>
      <w:r>
        <w:t>The parameterised inspection checklist will be provided by</w:t>
      </w:r>
      <w:r w:rsidR="006B5814">
        <w:t xml:space="preserve"> the client</w:t>
      </w:r>
      <w:r>
        <w:t xml:space="preserve"> prior to development of the checklist module.</w:t>
      </w:r>
    </w:p>
    <w:p w14:paraId="5ED203B8" w14:textId="77777777" w:rsidR="00024F9D" w:rsidRDefault="00053F84" w:rsidP="008C400D">
      <w:pPr>
        <w:pStyle w:val="ListParagraph"/>
        <w:numPr>
          <w:ilvl w:val="0"/>
          <w:numId w:val="2"/>
        </w:numPr>
        <w:spacing w:before="40" w:after="40"/>
        <w:jc w:val="both"/>
      </w:pPr>
      <w:r>
        <w:t>Macrocomm will provide the corporate brand style guide (colours, fonts, logo assets) before UI design is finalised.</w:t>
      </w:r>
    </w:p>
    <w:p w14:paraId="39E59358" w14:textId="3D0FDEDB" w:rsidR="00024F9D" w:rsidRDefault="003E4E1E" w:rsidP="008C400D">
      <w:pPr>
        <w:pStyle w:val="ListParagraph"/>
        <w:numPr>
          <w:ilvl w:val="0"/>
          <w:numId w:val="2"/>
        </w:numPr>
        <w:spacing w:before="40" w:after="40"/>
        <w:jc w:val="both"/>
      </w:pPr>
      <w:r>
        <w:t xml:space="preserve">Macrocomm </w:t>
      </w:r>
      <w:r w:rsidR="00053F84">
        <w:t>will be responsible for provisioning and procuring mobile devices.</w:t>
      </w:r>
    </w:p>
    <w:p w14:paraId="375272AF" w14:textId="7EED8459" w:rsidR="00024F9D" w:rsidRDefault="00053F84" w:rsidP="008C400D">
      <w:pPr>
        <w:pStyle w:val="ListParagraph"/>
        <w:numPr>
          <w:ilvl w:val="0"/>
          <w:numId w:val="2"/>
        </w:numPr>
        <w:spacing w:before="40" w:after="40"/>
        <w:jc w:val="both"/>
      </w:pPr>
      <w:r>
        <w:t>The existing Macrocomm backend API or data infrastructure is assumed to be in place or in development in parallel. PraxisKZN will integrate with the API endpoints as defined by Macrocomm technical lead.</w:t>
      </w:r>
    </w:p>
    <w:p w14:paraId="710663A3" w14:textId="51926E83" w:rsidR="00024F9D" w:rsidRDefault="00053F84" w:rsidP="008C400D">
      <w:pPr>
        <w:pStyle w:val="ListParagraph"/>
        <w:numPr>
          <w:ilvl w:val="0"/>
          <w:numId w:val="2"/>
        </w:numPr>
        <w:spacing w:before="40" w:after="40"/>
        <w:jc w:val="both"/>
      </w:pPr>
      <w:r>
        <w:t xml:space="preserve">All 20 users will require individual named accounts. Account provisioning will be managed by the </w:t>
      </w:r>
      <w:r w:rsidR="007F0790">
        <w:t xml:space="preserve">designated System </w:t>
      </w:r>
      <w:r>
        <w:t>Administrators.</w:t>
      </w:r>
    </w:p>
    <w:p w14:paraId="5B5474DF" w14:textId="77777777" w:rsidR="00875877" w:rsidRDefault="00875877" w:rsidP="00875877">
      <w:pPr>
        <w:pStyle w:val="ListParagraph"/>
        <w:spacing w:before="40" w:after="40"/>
        <w:ind w:left="720"/>
        <w:jc w:val="both"/>
      </w:pPr>
    </w:p>
    <w:p w14:paraId="1D2949AC" w14:textId="77777777" w:rsidR="00024F9D" w:rsidRDefault="00053F84">
      <w:pPr>
        <w:pStyle w:val="Heading2"/>
        <w:spacing w:after="120"/>
      </w:pPr>
      <w:r>
        <w:t>8.2 Dependencies</w:t>
      </w:r>
    </w:p>
    <w:p w14:paraId="53FBFCDC" w14:textId="289CFDC1" w:rsidR="00024F9D" w:rsidRDefault="00053F84" w:rsidP="008C400D">
      <w:pPr>
        <w:pStyle w:val="ListParagraph"/>
        <w:numPr>
          <w:ilvl w:val="0"/>
          <w:numId w:val="2"/>
        </w:numPr>
        <w:spacing w:before="40" w:after="40"/>
        <w:jc w:val="both"/>
      </w:pPr>
      <w:r>
        <w:t>Checklist parameterisation list required before checklist module build.</w:t>
      </w:r>
    </w:p>
    <w:p w14:paraId="052078AA" w14:textId="77777777" w:rsidR="00024F9D" w:rsidRDefault="00053F84" w:rsidP="008C400D">
      <w:pPr>
        <w:pStyle w:val="ListParagraph"/>
        <w:numPr>
          <w:ilvl w:val="0"/>
          <w:numId w:val="2"/>
        </w:numPr>
        <w:spacing w:before="40" w:after="40"/>
        <w:jc w:val="both"/>
      </w:pPr>
      <w:r>
        <w:t>Backend API endpoint documentation from Macrocomm (Sean) — required before integration development.</w:t>
      </w:r>
    </w:p>
    <w:p w14:paraId="49C1C515" w14:textId="77777777" w:rsidR="00024F9D" w:rsidRDefault="00053F84" w:rsidP="008C400D">
      <w:pPr>
        <w:pStyle w:val="ListParagraph"/>
        <w:numPr>
          <w:ilvl w:val="0"/>
          <w:numId w:val="2"/>
        </w:numPr>
        <w:spacing w:before="40" w:after="40"/>
        <w:jc w:val="both"/>
      </w:pPr>
      <w:r>
        <w:t>Macrocomm branding assets — required before UI development.</w:t>
      </w:r>
    </w:p>
    <w:p w14:paraId="29B2A0BB" w14:textId="1E2B459D" w:rsidR="00024F9D" w:rsidRPr="00C54C91" w:rsidRDefault="00C54C91" w:rsidP="008C400D">
      <w:pPr>
        <w:pStyle w:val="ListParagraph"/>
        <w:numPr>
          <w:ilvl w:val="0"/>
          <w:numId w:val="2"/>
        </w:numPr>
        <w:spacing w:before="40" w:after="40"/>
        <w:jc w:val="both"/>
      </w:pPr>
      <w:r>
        <w:t>P</w:t>
      </w:r>
      <w:r w:rsidR="00053F84" w:rsidRPr="00C54C91">
        <w:t>rocurement</w:t>
      </w:r>
      <w:r>
        <w:t xml:space="preserve"> of adequate devices</w:t>
      </w:r>
      <w:r w:rsidR="0088215E">
        <w:t xml:space="preserve"> that </w:t>
      </w:r>
      <w:r w:rsidR="0088215E" w:rsidRPr="0088215E">
        <w:rPr>
          <w:b/>
          <w:bCs/>
        </w:rPr>
        <w:t>Monitors</w:t>
      </w:r>
      <w:r w:rsidR="0088215E">
        <w:t xml:space="preserve"> will be using</w:t>
      </w:r>
      <w:r w:rsidR="00053F84" w:rsidRPr="00C54C91">
        <w:t>.</w:t>
      </w:r>
    </w:p>
    <w:p w14:paraId="44CCE134" w14:textId="2785A9AC" w:rsidR="00024F9D" w:rsidRDefault="00053F84" w:rsidP="008C400D">
      <w:pPr>
        <w:pStyle w:val="ListParagraph"/>
        <w:numPr>
          <w:ilvl w:val="0"/>
          <w:numId w:val="2"/>
        </w:numPr>
        <w:spacing w:before="40" w:after="40"/>
        <w:jc w:val="both"/>
      </w:pPr>
      <w:r>
        <w:t xml:space="preserve">POPIA data processing agreement between Macrocomm </w:t>
      </w:r>
      <w:r w:rsidR="007B652C">
        <w:t>and the client</w:t>
      </w:r>
      <w:r>
        <w:t>— required before any PII data processing commences.</w:t>
      </w:r>
    </w:p>
    <w:p w14:paraId="02E8555F" w14:textId="426A9194" w:rsidR="00D16A2C" w:rsidRDefault="00D16A2C">
      <w:r>
        <w:br w:type="page"/>
      </w:r>
    </w:p>
    <w:p w14:paraId="0D5FA240" w14:textId="77777777" w:rsidR="00024F9D" w:rsidRDefault="00024F9D">
      <w:pPr>
        <w:spacing w:before="200"/>
      </w:pPr>
    </w:p>
    <w:p w14:paraId="261FC9F2" w14:textId="77777777" w:rsidR="00024F9D" w:rsidRDefault="00053F84">
      <w:pPr>
        <w:pStyle w:val="Heading1"/>
        <w:pBdr>
          <w:bottom w:val="single" w:sz="8" w:space="0" w:color="1B3A7A"/>
        </w:pBdr>
      </w:pPr>
      <w:r>
        <w:t>9. Open Items &amp; Decisions Required</w:t>
      </w:r>
    </w:p>
    <w:p w14:paraId="2C9317BE" w14:textId="77777777" w:rsidR="00024F9D" w:rsidRDefault="00024F9D">
      <w:pPr>
        <w:spacing w:before="40"/>
      </w:pP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62"/>
        <w:gridCol w:w="2410"/>
        <w:gridCol w:w="1701"/>
      </w:tblGrid>
      <w:tr w:rsidR="00024F9D" w14:paraId="2F70B8B7" w14:textId="77777777" w:rsidTr="00865460">
        <w:tc>
          <w:tcPr>
            <w:tcW w:w="60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2202A1CD" w14:textId="77777777" w:rsidR="00024F9D" w:rsidRDefault="00053F84">
            <w:pPr>
              <w:jc w:val="center"/>
            </w:pPr>
            <w:r>
              <w:rPr>
                <w:b/>
                <w:bCs/>
                <w:color w:val="FFFFFF"/>
                <w:sz w:val="20"/>
                <w:szCs w:val="20"/>
              </w:rPr>
              <w:t>#</w:t>
            </w:r>
          </w:p>
        </w:tc>
        <w:tc>
          <w:tcPr>
            <w:tcW w:w="5062"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5A05FDC7" w14:textId="77777777" w:rsidR="00024F9D" w:rsidRDefault="00053F84">
            <w:pPr>
              <w:jc w:val="center"/>
            </w:pPr>
            <w:r>
              <w:rPr>
                <w:b/>
                <w:bCs/>
                <w:color w:val="FFFFFF"/>
                <w:sz w:val="20"/>
                <w:szCs w:val="20"/>
              </w:rPr>
              <w:t>Item</w:t>
            </w:r>
          </w:p>
        </w:tc>
        <w:tc>
          <w:tcPr>
            <w:tcW w:w="241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32E59FFF" w14:textId="77777777" w:rsidR="00024F9D" w:rsidRDefault="00053F84">
            <w:pPr>
              <w:jc w:val="center"/>
            </w:pPr>
            <w:r>
              <w:rPr>
                <w:b/>
                <w:bCs/>
                <w:color w:val="FFFFFF"/>
                <w:sz w:val="20"/>
                <w:szCs w:val="20"/>
              </w:rPr>
              <w:t>Owner</w:t>
            </w:r>
          </w:p>
        </w:tc>
        <w:tc>
          <w:tcPr>
            <w:tcW w:w="1701"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2E37D846" w14:textId="77777777" w:rsidR="00024F9D" w:rsidRDefault="00053F84">
            <w:pPr>
              <w:jc w:val="center"/>
            </w:pPr>
            <w:r>
              <w:rPr>
                <w:b/>
                <w:bCs/>
                <w:color w:val="FFFFFF"/>
                <w:sz w:val="20"/>
                <w:szCs w:val="20"/>
              </w:rPr>
              <w:t>Target Date</w:t>
            </w:r>
          </w:p>
        </w:tc>
      </w:tr>
      <w:tr w:rsidR="00024F9D" w14:paraId="66ABD90B" w14:textId="77777777" w:rsidTr="00865460">
        <w:tc>
          <w:tcPr>
            <w:tcW w:w="6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126B22AB" w14:textId="55521D4C" w:rsidR="00024F9D" w:rsidRDefault="00024F9D" w:rsidP="007D57EB">
            <w:pPr>
              <w:pStyle w:val="ListParagraph"/>
              <w:numPr>
                <w:ilvl w:val="0"/>
                <w:numId w:val="6"/>
              </w:numPr>
            </w:pPr>
          </w:p>
        </w:tc>
        <w:tc>
          <w:tcPr>
            <w:tcW w:w="5062"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331DB9F6" w14:textId="77777777" w:rsidR="00024F9D" w:rsidRDefault="00053F84" w:rsidP="008C400D">
            <w:pPr>
              <w:jc w:val="both"/>
            </w:pPr>
            <w:r>
              <w:rPr>
                <w:sz w:val="20"/>
                <w:szCs w:val="20"/>
              </w:rPr>
              <w:t>Inspection checklist items to be provided for parameterisation</w:t>
            </w:r>
          </w:p>
        </w:tc>
        <w:tc>
          <w:tcPr>
            <w:tcW w:w="241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1673E2EB" w14:textId="1C16526F" w:rsidR="00024F9D" w:rsidRDefault="00053F84">
            <w:r>
              <w:rPr>
                <w:sz w:val="20"/>
                <w:szCs w:val="20"/>
              </w:rPr>
              <w:t>Elias (</w:t>
            </w:r>
            <w:r w:rsidR="00066749">
              <w:rPr>
                <w:sz w:val="20"/>
                <w:szCs w:val="20"/>
              </w:rPr>
              <w:t>Client</w:t>
            </w:r>
            <w:r>
              <w:rPr>
                <w:sz w:val="20"/>
                <w:szCs w:val="20"/>
              </w:rPr>
              <w:t>)</w:t>
            </w:r>
          </w:p>
        </w:tc>
        <w:tc>
          <w:tcPr>
            <w:tcW w:w="1701"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76D50EF6" w14:textId="77777777" w:rsidR="00024F9D" w:rsidRDefault="00053F84">
            <w:r>
              <w:rPr>
                <w:sz w:val="20"/>
                <w:szCs w:val="20"/>
              </w:rPr>
              <w:t>TBC</w:t>
            </w:r>
          </w:p>
        </w:tc>
      </w:tr>
      <w:tr w:rsidR="00024F9D" w14:paraId="39E2DD87" w14:textId="77777777" w:rsidTr="00865460">
        <w:tc>
          <w:tcPr>
            <w:tcW w:w="6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9B26791" w14:textId="2638EFB8" w:rsidR="00024F9D" w:rsidRDefault="00024F9D" w:rsidP="007D57EB">
            <w:pPr>
              <w:pStyle w:val="ListParagraph"/>
              <w:numPr>
                <w:ilvl w:val="0"/>
                <w:numId w:val="6"/>
              </w:numPr>
            </w:pPr>
          </w:p>
        </w:tc>
        <w:tc>
          <w:tcPr>
            <w:tcW w:w="5062"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7C3C0714" w14:textId="77777777" w:rsidR="00024F9D" w:rsidRDefault="00053F84" w:rsidP="008C400D">
            <w:pPr>
              <w:jc w:val="both"/>
            </w:pPr>
            <w:r>
              <w:rPr>
                <w:sz w:val="20"/>
                <w:szCs w:val="20"/>
              </w:rPr>
              <w:t>Backend API endpoint documentation to be shared for integration planning</w:t>
            </w:r>
          </w:p>
        </w:tc>
        <w:tc>
          <w:tcPr>
            <w:tcW w:w="241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25E88F91" w14:textId="77777777" w:rsidR="00024F9D" w:rsidRDefault="00053F84">
            <w:r>
              <w:rPr>
                <w:sz w:val="20"/>
                <w:szCs w:val="20"/>
              </w:rPr>
              <w:t>Sean (Macrocomm)</w:t>
            </w:r>
          </w:p>
        </w:tc>
        <w:tc>
          <w:tcPr>
            <w:tcW w:w="1701"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5D8668B" w14:textId="77777777" w:rsidR="00024F9D" w:rsidRDefault="00053F84">
            <w:r>
              <w:rPr>
                <w:sz w:val="20"/>
                <w:szCs w:val="20"/>
              </w:rPr>
              <w:t>TBC</w:t>
            </w:r>
          </w:p>
        </w:tc>
      </w:tr>
      <w:tr w:rsidR="00024F9D" w14:paraId="17FD402E" w14:textId="77777777" w:rsidTr="00865460">
        <w:tc>
          <w:tcPr>
            <w:tcW w:w="6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4F59679F" w14:textId="715136C3" w:rsidR="00024F9D" w:rsidRDefault="00024F9D" w:rsidP="007D57EB">
            <w:pPr>
              <w:pStyle w:val="ListParagraph"/>
              <w:numPr>
                <w:ilvl w:val="0"/>
                <w:numId w:val="6"/>
              </w:numPr>
            </w:pPr>
          </w:p>
        </w:tc>
        <w:tc>
          <w:tcPr>
            <w:tcW w:w="5062"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33E927F6" w14:textId="77777777" w:rsidR="00024F9D" w:rsidRDefault="00053F84" w:rsidP="008C400D">
            <w:pPr>
              <w:jc w:val="both"/>
            </w:pPr>
            <w:r>
              <w:rPr>
                <w:sz w:val="20"/>
                <w:szCs w:val="20"/>
              </w:rPr>
              <w:t>Macrocomm brand style guide to be provided</w:t>
            </w:r>
          </w:p>
        </w:tc>
        <w:tc>
          <w:tcPr>
            <w:tcW w:w="241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12AEE31C" w14:textId="1F651DB4" w:rsidR="00024F9D" w:rsidRDefault="00053F84">
            <w:r>
              <w:rPr>
                <w:sz w:val="20"/>
                <w:szCs w:val="20"/>
              </w:rPr>
              <w:t xml:space="preserve">Macrocomm </w:t>
            </w:r>
          </w:p>
        </w:tc>
        <w:tc>
          <w:tcPr>
            <w:tcW w:w="1701"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5A4B5B5F" w14:textId="77777777" w:rsidR="00024F9D" w:rsidRDefault="00053F84">
            <w:r>
              <w:rPr>
                <w:sz w:val="20"/>
                <w:szCs w:val="20"/>
              </w:rPr>
              <w:t>TBC</w:t>
            </w:r>
          </w:p>
        </w:tc>
      </w:tr>
      <w:tr w:rsidR="00024F9D" w14:paraId="765331D4" w14:textId="77777777" w:rsidTr="00865460">
        <w:tc>
          <w:tcPr>
            <w:tcW w:w="6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993D111" w14:textId="53AEDDA3" w:rsidR="00024F9D" w:rsidRDefault="00024F9D" w:rsidP="007D57EB">
            <w:pPr>
              <w:pStyle w:val="ListParagraph"/>
              <w:numPr>
                <w:ilvl w:val="0"/>
                <w:numId w:val="6"/>
              </w:numPr>
            </w:pPr>
          </w:p>
        </w:tc>
        <w:tc>
          <w:tcPr>
            <w:tcW w:w="5062"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6C86765" w14:textId="77777777" w:rsidR="00024F9D" w:rsidRDefault="00053F84" w:rsidP="008C400D">
            <w:pPr>
              <w:jc w:val="both"/>
            </w:pPr>
            <w:r>
              <w:rPr>
                <w:sz w:val="20"/>
                <w:szCs w:val="20"/>
              </w:rPr>
              <w:t>Confirmation of target mobile OS platform (Android / iOS / both)</w:t>
            </w:r>
          </w:p>
        </w:tc>
        <w:tc>
          <w:tcPr>
            <w:tcW w:w="241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31336EF3" w14:textId="053150C5" w:rsidR="00024F9D" w:rsidRDefault="00053F84">
            <w:r>
              <w:rPr>
                <w:sz w:val="20"/>
                <w:szCs w:val="20"/>
              </w:rPr>
              <w:t>Macrocomm</w:t>
            </w:r>
          </w:p>
        </w:tc>
        <w:tc>
          <w:tcPr>
            <w:tcW w:w="1701"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1D343147" w14:textId="77777777" w:rsidR="00024F9D" w:rsidRDefault="00053F84">
            <w:r>
              <w:rPr>
                <w:sz w:val="20"/>
                <w:szCs w:val="20"/>
              </w:rPr>
              <w:t>TBC</w:t>
            </w:r>
          </w:p>
        </w:tc>
      </w:tr>
      <w:tr w:rsidR="00024F9D" w14:paraId="44C01CEA" w14:textId="77777777" w:rsidTr="00865460">
        <w:tc>
          <w:tcPr>
            <w:tcW w:w="60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70AB8554" w14:textId="7679875C" w:rsidR="00024F9D" w:rsidRDefault="00024F9D" w:rsidP="007D57EB">
            <w:pPr>
              <w:pStyle w:val="ListParagraph"/>
              <w:numPr>
                <w:ilvl w:val="0"/>
                <w:numId w:val="6"/>
              </w:numPr>
            </w:pPr>
          </w:p>
        </w:tc>
        <w:tc>
          <w:tcPr>
            <w:tcW w:w="5062"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7F26D655" w14:textId="77777777" w:rsidR="00024F9D" w:rsidRDefault="00053F84" w:rsidP="008C400D">
            <w:pPr>
              <w:jc w:val="both"/>
            </w:pPr>
            <w:r>
              <w:rPr>
                <w:sz w:val="20"/>
                <w:szCs w:val="20"/>
              </w:rPr>
              <w:t>Confirmation of server hosting environment (cloud provider / on-premise)</w:t>
            </w:r>
          </w:p>
        </w:tc>
        <w:tc>
          <w:tcPr>
            <w:tcW w:w="2410"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0FF96D99" w14:textId="77777777" w:rsidR="00024F9D" w:rsidRDefault="00053F84">
            <w:r>
              <w:rPr>
                <w:sz w:val="20"/>
                <w:szCs w:val="20"/>
              </w:rPr>
              <w:t>Macrocomm</w:t>
            </w:r>
          </w:p>
        </w:tc>
        <w:tc>
          <w:tcPr>
            <w:tcW w:w="1701" w:type="dxa"/>
            <w:tcBorders>
              <w:top w:val="single" w:sz="6" w:space="0" w:color="D0D6E0"/>
              <w:left w:val="single" w:sz="6" w:space="0" w:color="D0D6E0"/>
              <w:bottom w:val="single" w:sz="6" w:space="0" w:color="D0D6E0"/>
              <w:right w:val="single" w:sz="6" w:space="0" w:color="D0D6E0"/>
            </w:tcBorders>
            <w:shd w:val="clear" w:color="auto" w:fill="F2F4F8"/>
            <w:tcMar>
              <w:top w:w="80" w:type="dxa"/>
              <w:left w:w="120" w:type="dxa"/>
              <w:bottom w:w="80" w:type="dxa"/>
              <w:right w:w="120" w:type="dxa"/>
            </w:tcMar>
          </w:tcPr>
          <w:p w14:paraId="6EEE3DA7" w14:textId="77777777" w:rsidR="00024F9D" w:rsidRDefault="00053F84">
            <w:r>
              <w:rPr>
                <w:sz w:val="20"/>
                <w:szCs w:val="20"/>
              </w:rPr>
              <w:t>TBC</w:t>
            </w:r>
          </w:p>
        </w:tc>
      </w:tr>
      <w:tr w:rsidR="00024F9D" w14:paraId="4F3399DD" w14:textId="77777777" w:rsidTr="00865460">
        <w:tc>
          <w:tcPr>
            <w:tcW w:w="6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1922108E" w14:textId="2F4AC9C3" w:rsidR="00024F9D" w:rsidRDefault="00024F9D" w:rsidP="007D57EB">
            <w:pPr>
              <w:pStyle w:val="ListParagraph"/>
              <w:numPr>
                <w:ilvl w:val="0"/>
                <w:numId w:val="6"/>
              </w:numPr>
            </w:pPr>
          </w:p>
        </w:tc>
        <w:tc>
          <w:tcPr>
            <w:tcW w:w="5062"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4AE1DF5E" w14:textId="77777777" w:rsidR="00024F9D" w:rsidRDefault="00053F84" w:rsidP="008C400D">
            <w:pPr>
              <w:jc w:val="both"/>
            </w:pPr>
            <w:r>
              <w:rPr>
                <w:sz w:val="20"/>
                <w:szCs w:val="20"/>
              </w:rPr>
              <w:t>POPIA data processing agreement to be executed</w:t>
            </w:r>
          </w:p>
        </w:tc>
        <w:tc>
          <w:tcPr>
            <w:tcW w:w="241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5642F370" w14:textId="2E982CDB" w:rsidR="00024F9D" w:rsidRDefault="00053F84">
            <w:r>
              <w:rPr>
                <w:sz w:val="20"/>
                <w:szCs w:val="20"/>
              </w:rPr>
              <w:t>Macrocomm Legal</w:t>
            </w:r>
            <w:r w:rsidR="00972BC4">
              <w:rPr>
                <w:sz w:val="20"/>
                <w:szCs w:val="20"/>
              </w:rPr>
              <w:t xml:space="preserve"> &amp; PraxisKZN</w:t>
            </w:r>
          </w:p>
        </w:tc>
        <w:tc>
          <w:tcPr>
            <w:tcW w:w="1701"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181E4CE" w14:textId="77777777" w:rsidR="00024F9D" w:rsidRDefault="00053F84">
            <w:r>
              <w:rPr>
                <w:sz w:val="20"/>
                <w:szCs w:val="20"/>
              </w:rPr>
              <w:t>TBC</w:t>
            </w:r>
          </w:p>
        </w:tc>
      </w:tr>
      <w:tr w:rsidR="00B77DAD" w14:paraId="73D228C5" w14:textId="77777777" w:rsidTr="00865460">
        <w:tc>
          <w:tcPr>
            <w:tcW w:w="60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7115C903" w14:textId="77777777" w:rsidR="00B77DAD" w:rsidRPr="00880B77" w:rsidRDefault="00B77DAD" w:rsidP="00B77DAD">
            <w:pPr>
              <w:pStyle w:val="ListParagraph"/>
              <w:numPr>
                <w:ilvl w:val="0"/>
                <w:numId w:val="6"/>
              </w:numPr>
              <w:rPr>
                <w:sz w:val="20"/>
                <w:szCs w:val="20"/>
              </w:rPr>
            </w:pPr>
          </w:p>
        </w:tc>
        <w:tc>
          <w:tcPr>
            <w:tcW w:w="5062"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6BCD6987" w14:textId="01A09FD5" w:rsidR="00B77DAD" w:rsidRDefault="00B77DAD" w:rsidP="00B77DAD">
            <w:pPr>
              <w:jc w:val="both"/>
              <w:rPr>
                <w:sz w:val="20"/>
                <w:szCs w:val="20"/>
              </w:rPr>
            </w:pPr>
            <w:r>
              <w:rPr>
                <w:sz w:val="20"/>
                <w:szCs w:val="20"/>
              </w:rPr>
              <w:t>Hardware recommendation and procurement</w:t>
            </w:r>
          </w:p>
        </w:tc>
        <w:tc>
          <w:tcPr>
            <w:tcW w:w="2410"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4256608C" w14:textId="4C460C59" w:rsidR="00B77DAD" w:rsidRDefault="00B77DAD" w:rsidP="00B77DAD">
            <w:pPr>
              <w:rPr>
                <w:sz w:val="20"/>
                <w:szCs w:val="20"/>
              </w:rPr>
            </w:pPr>
            <w:r>
              <w:rPr>
                <w:sz w:val="20"/>
                <w:szCs w:val="20"/>
              </w:rPr>
              <w:t>Macrocomm &amp; PraxisKZN</w:t>
            </w:r>
          </w:p>
        </w:tc>
        <w:tc>
          <w:tcPr>
            <w:tcW w:w="1701" w:type="dxa"/>
            <w:tcBorders>
              <w:top w:val="single" w:sz="6" w:space="0" w:color="D0D6E0"/>
              <w:left w:val="single" w:sz="6" w:space="0" w:color="D0D6E0"/>
              <w:bottom w:val="single" w:sz="6" w:space="0" w:color="D0D6E0"/>
              <w:right w:val="single" w:sz="6" w:space="0" w:color="D0D6E0"/>
            </w:tcBorders>
            <w:shd w:val="clear" w:color="auto" w:fill="FFFFFF"/>
            <w:tcMar>
              <w:top w:w="80" w:type="dxa"/>
              <w:left w:w="120" w:type="dxa"/>
              <w:bottom w:w="80" w:type="dxa"/>
              <w:right w:w="120" w:type="dxa"/>
            </w:tcMar>
          </w:tcPr>
          <w:p w14:paraId="06C2A21F" w14:textId="2DC70802" w:rsidR="00B77DAD" w:rsidRDefault="00B77DAD" w:rsidP="00B77DAD">
            <w:pPr>
              <w:rPr>
                <w:sz w:val="20"/>
                <w:szCs w:val="20"/>
              </w:rPr>
            </w:pPr>
            <w:r>
              <w:rPr>
                <w:sz w:val="20"/>
                <w:szCs w:val="20"/>
              </w:rPr>
              <w:t>TBC</w:t>
            </w:r>
          </w:p>
        </w:tc>
      </w:tr>
    </w:tbl>
    <w:p w14:paraId="5A505032" w14:textId="44C96AC6" w:rsidR="008C400D" w:rsidRDefault="008C400D">
      <w:pPr>
        <w:spacing w:before="200"/>
      </w:pPr>
    </w:p>
    <w:p w14:paraId="7E11F795" w14:textId="77777777" w:rsidR="008C400D" w:rsidRDefault="008C400D">
      <w:r>
        <w:br w:type="page"/>
      </w:r>
    </w:p>
    <w:p w14:paraId="671C53D8" w14:textId="77777777" w:rsidR="00024F9D" w:rsidRDefault="00024F9D">
      <w:pPr>
        <w:spacing w:before="200"/>
      </w:pPr>
    </w:p>
    <w:p w14:paraId="562166F4" w14:textId="77777777" w:rsidR="00024F9D" w:rsidRDefault="00053F84">
      <w:pPr>
        <w:pStyle w:val="Heading1"/>
        <w:pBdr>
          <w:bottom w:val="single" w:sz="8" w:space="0" w:color="1B3A7A"/>
        </w:pBdr>
      </w:pPr>
      <w:r>
        <w:t>10. Approval &amp; Sign-Off</w:t>
      </w:r>
    </w:p>
    <w:p w14:paraId="5A7781D8" w14:textId="77777777" w:rsidR="00024F9D" w:rsidRDefault="00053F84" w:rsidP="008C400D">
      <w:pPr>
        <w:spacing w:before="60" w:after="100"/>
        <w:jc w:val="both"/>
      </w:pPr>
      <w:r>
        <w:t xml:space="preserve">This </w:t>
      </w:r>
      <w:r w:rsidRPr="00A20A3C">
        <w:rPr>
          <w:i/>
          <w:iCs/>
        </w:rPr>
        <w:t>Business Specifications Document</w:t>
      </w:r>
      <w:r>
        <w:t xml:space="preserve"> is to be reviewed and approved by all parties prior to commencement of development. Approval constitutes agreement with the scope, requirements, and constraints set out in this document.</w:t>
      </w:r>
    </w:p>
    <w:p w14:paraId="35BD2831" w14:textId="77777777" w:rsidR="00024F9D" w:rsidRDefault="00024F9D">
      <w:pPr>
        <w:spacing w:before="80"/>
      </w:pP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4"/>
        <w:gridCol w:w="2126"/>
        <w:gridCol w:w="1843"/>
      </w:tblGrid>
      <w:tr w:rsidR="00024F9D" w14:paraId="486A8F90" w14:textId="77777777" w:rsidTr="00865460">
        <w:tc>
          <w:tcPr>
            <w:tcW w:w="2800"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34BBA8C8" w14:textId="77777777" w:rsidR="00024F9D" w:rsidRDefault="00053F84">
            <w:pPr>
              <w:jc w:val="center"/>
            </w:pPr>
            <w:r>
              <w:rPr>
                <w:b/>
                <w:bCs/>
                <w:color w:val="FFFFFF"/>
                <w:sz w:val="20"/>
                <w:szCs w:val="20"/>
              </w:rPr>
              <w:t>Name &amp; Role</w:t>
            </w:r>
          </w:p>
        </w:tc>
        <w:tc>
          <w:tcPr>
            <w:tcW w:w="3004"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1E46D75A" w14:textId="77777777" w:rsidR="00024F9D" w:rsidRDefault="00053F84">
            <w:pPr>
              <w:jc w:val="center"/>
            </w:pPr>
            <w:r>
              <w:rPr>
                <w:b/>
                <w:bCs/>
                <w:color w:val="FFFFFF"/>
                <w:sz w:val="20"/>
                <w:szCs w:val="20"/>
              </w:rPr>
              <w:t>Organisation</w:t>
            </w:r>
          </w:p>
        </w:tc>
        <w:tc>
          <w:tcPr>
            <w:tcW w:w="2126"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1EC0513E" w14:textId="77777777" w:rsidR="00024F9D" w:rsidRDefault="00053F84">
            <w:pPr>
              <w:jc w:val="center"/>
            </w:pPr>
            <w:r>
              <w:rPr>
                <w:b/>
                <w:bCs/>
                <w:color w:val="FFFFFF"/>
                <w:sz w:val="20"/>
                <w:szCs w:val="20"/>
              </w:rPr>
              <w:t>Signature</w:t>
            </w:r>
          </w:p>
        </w:tc>
        <w:tc>
          <w:tcPr>
            <w:tcW w:w="1843" w:type="dxa"/>
            <w:tcBorders>
              <w:top w:val="single" w:sz="6" w:space="0" w:color="1B3A7A"/>
              <w:left w:val="single" w:sz="6" w:space="0" w:color="1B3A7A"/>
              <w:bottom w:val="single" w:sz="6" w:space="0" w:color="1B3A7A"/>
              <w:right w:val="single" w:sz="6" w:space="0" w:color="1B3A7A"/>
            </w:tcBorders>
            <w:shd w:val="clear" w:color="auto" w:fill="1B3A7A"/>
            <w:tcMar>
              <w:top w:w="80" w:type="dxa"/>
              <w:left w:w="120" w:type="dxa"/>
              <w:bottom w:w="80" w:type="dxa"/>
              <w:right w:w="120" w:type="dxa"/>
            </w:tcMar>
          </w:tcPr>
          <w:p w14:paraId="52F97E2E" w14:textId="77777777" w:rsidR="00024F9D" w:rsidRDefault="00053F84">
            <w:pPr>
              <w:jc w:val="center"/>
            </w:pPr>
            <w:r>
              <w:rPr>
                <w:b/>
                <w:bCs/>
                <w:color w:val="FFFFFF"/>
                <w:sz w:val="20"/>
                <w:szCs w:val="20"/>
              </w:rPr>
              <w:t>Date</w:t>
            </w:r>
          </w:p>
        </w:tc>
      </w:tr>
      <w:tr w:rsidR="00024F9D" w14:paraId="18DEA2CA" w14:textId="77777777" w:rsidTr="00865460">
        <w:tc>
          <w:tcPr>
            <w:tcW w:w="2800"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3B1273E2" w14:textId="77777777" w:rsidR="00024F9D" w:rsidRDefault="00053F84">
            <w:r>
              <w:rPr>
                <w:sz w:val="20"/>
                <w:szCs w:val="20"/>
              </w:rPr>
              <w:t>Yugasen Naidoo — CEO</w:t>
            </w:r>
          </w:p>
        </w:tc>
        <w:tc>
          <w:tcPr>
            <w:tcW w:w="3004"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59F38D94" w14:textId="77777777" w:rsidR="00024F9D" w:rsidRDefault="00053F84">
            <w:pPr>
              <w:rPr>
                <w:sz w:val="20"/>
                <w:szCs w:val="20"/>
              </w:rPr>
            </w:pPr>
            <w:r>
              <w:rPr>
                <w:sz w:val="20"/>
                <w:szCs w:val="20"/>
              </w:rPr>
              <w:t>PraxisKZN (Pty) Ltd</w:t>
            </w:r>
          </w:p>
          <w:p w14:paraId="434B5660" w14:textId="77777777" w:rsidR="00D27FC1" w:rsidRDefault="00D27FC1"/>
          <w:p w14:paraId="4DF48682" w14:textId="77777777" w:rsidR="00E74DCA" w:rsidRDefault="00E74DCA"/>
        </w:tc>
        <w:tc>
          <w:tcPr>
            <w:tcW w:w="2126"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38D90829" w14:textId="77777777" w:rsidR="00024F9D" w:rsidRDefault="00024F9D"/>
        </w:tc>
        <w:tc>
          <w:tcPr>
            <w:tcW w:w="1843"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791AEC0D" w14:textId="77777777" w:rsidR="00024F9D" w:rsidRDefault="00024F9D"/>
        </w:tc>
      </w:tr>
      <w:tr w:rsidR="00024F9D" w14:paraId="33FA7317" w14:textId="77777777" w:rsidTr="00865460">
        <w:tc>
          <w:tcPr>
            <w:tcW w:w="2800"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3017E0CC" w14:textId="6C5C75C8" w:rsidR="00024F9D" w:rsidRDefault="00A5271E">
            <w:r>
              <w:rPr>
                <w:sz w:val="20"/>
                <w:szCs w:val="20"/>
              </w:rPr>
              <w:t>&lt;</w:t>
            </w:r>
            <w:r w:rsidR="00053F84">
              <w:rPr>
                <w:sz w:val="20"/>
                <w:szCs w:val="20"/>
              </w:rPr>
              <w:t>Macrocomm Representative</w:t>
            </w:r>
            <w:r>
              <w:rPr>
                <w:sz w:val="20"/>
                <w:szCs w:val="20"/>
              </w:rPr>
              <w:t xml:space="preserve"> Name&gt;</w:t>
            </w:r>
          </w:p>
        </w:tc>
        <w:tc>
          <w:tcPr>
            <w:tcW w:w="3004"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4C70E986" w14:textId="77777777" w:rsidR="00024F9D" w:rsidRDefault="00053F84">
            <w:pPr>
              <w:rPr>
                <w:sz w:val="20"/>
                <w:szCs w:val="20"/>
              </w:rPr>
            </w:pPr>
            <w:r>
              <w:rPr>
                <w:sz w:val="20"/>
                <w:szCs w:val="20"/>
              </w:rPr>
              <w:t>Macrocomm</w:t>
            </w:r>
          </w:p>
          <w:p w14:paraId="1B2CAC17" w14:textId="77777777" w:rsidR="00D27FC1" w:rsidRDefault="00D27FC1"/>
          <w:p w14:paraId="1F17BB8B" w14:textId="77777777" w:rsidR="00E74DCA" w:rsidRDefault="00E74DCA"/>
        </w:tc>
        <w:tc>
          <w:tcPr>
            <w:tcW w:w="2126"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6C827745" w14:textId="77777777" w:rsidR="00024F9D" w:rsidRDefault="00024F9D"/>
        </w:tc>
        <w:tc>
          <w:tcPr>
            <w:tcW w:w="1843"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64267F9C" w14:textId="77777777" w:rsidR="00024F9D" w:rsidRDefault="00024F9D"/>
        </w:tc>
      </w:tr>
      <w:tr w:rsidR="00024F9D" w14:paraId="1DE60057" w14:textId="77777777" w:rsidTr="00865460">
        <w:tc>
          <w:tcPr>
            <w:tcW w:w="2800"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2A1E1704" w14:textId="2FD29522" w:rsidR="00024F9D" w:rsidRDefault="00A5271E">
            <w:r>
              <w:rPr>
                <w:sz w:val="20"/>
                <w:szCs w:val="20"/>
              </w:rPr>
              <w:t>&lt;</w:t>
            </w:r>
            <w:r w:rsidR="00B72E01">
              <w:rPr>
                <w:sz w:val="20"/>
                <w:szCs w:val="20"/>
              </w:rPr>
              <w:t>Client Representative</w:t>
            </w:r>
            <w:r>
              <w:rPr>
                <w:sz w:val="20"/>
                <w:szCs w:val="20"/>
              </w:rPr>
              <w:t xml:space="preserve"> Name&gt;</w:t>
            </w:r>
          </w:p>
        </w:tc>
        <w:tc>
          <w:tcPr>
            <w:tcW w:w="3004"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552BA735" w14:textId="77777777" w:rsidR="00024F9D" w:rsidRDefault="00B72E01" w:rsidP="00D27FC1">
            <w:pPr>
              <w:rPr>
                <w:sz w:val="20"/>
                <w:szCs w:val="20"/>
              </w:rPr>
            </w:pPr>
            <w:r>
              <w:rPr>
                <w:sz w:val="20"/>
                <w:szCs w:val="20"/>
              </w:rPr>
              <w:t>Free State</w:t>
            </w:r>
            <w:r w:rsidR="00D27FC1">
              <w:rPr>
                <w:sz w:val="20"/>
                <w:szCs w:val="20"/>
              </w:rPr>
              <w:t xml:space="preserve"> Dept of Community Safety, Roads and Transport</w:t>
            </w:r>
          </w:p>
          <w:p w14:paraId="5F65D03D" w14:textId="40C9006F" w:rsidR="00865460" w:rsidRDefault="00865460" w:rsidP="00D27FC1"/>
        </w:tc>
        <w:tc>
          <w:tcPr>
            <w:tcW w:w="2126"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5FF2A18E" w14:textId="77777777" w:rsidR="00024F9D" w:rsidRDefault="00024F9D"/>
        </w:tc>
        <w:tc>
          <w:tcPr>
            <w:tcW w:w="1843" w:type="dxa"/>
            <w:tcBorders>
              <w:top w:val="single" w:sz="6" w:space="0" w:color="D0D6E0"/>
              <w:left w:val="single" w:sz="6" w:space="0" w:color="D0D6E0"/>
              <w:bottom w:val="single" w:sz="6" w:space="0" w:color="D0D6E0"/>
              <w:right w:val="single" w:sz="6" w:space="0" w:color="D0D6E0"/>
            </w:tcBorders>
            <w:shd w:val="clear" w:color="auto" w:fill="FFFFFF"/>
            <w:tcMar>
              <w:top w:w="120" w:type="dxa"/>
              <w:left w:w="120" w:type="dxa"/>
              <w:bottom w:w="120" w:type="dxa"/>
              <w:right w:w="120" w:type="dxa"/>
            </w:tcMar>
          </w:tcPr>
          <w:p w14:paraId="7A2CA5EA" w14:textId="77777777" w:rsidR="00024F9D" w:rsidRDefault="00024F9D"/>
        </w:tc>
      </w:tr>
    </w:tbl>
    <w:p w14:paraId="1BA7C6AD" w14:textId="77777777" w:rsidR="00024F9D" w:rsidRDefault="00024F9D">
      <w:pPr>
        <w:spacing w:before="200"/>
      </w:pPr>
    </w:p>
    <w:p w14:paraId="0E7D8FC0" w14:textId="32B64926" w:rsidR="00024F9D" w:rsidRDefault="00053F84">
      <w:pPr>
        <w:pBdr>
          <w:top w:val="single" w:sz="6" w:space="0" w:color="F5C200"/>
          <w:bottom w:val="single" w:sz="6" w:space="0" w:color="F5C200"/>
        </w:pBdr>
        <w:shd w:val="clear" w:color="auto" w:fill="F2F4F8"/>
        <w:spacing w:before="120" w:after="120"/>
        <w:jc w:val="center"/>
      </w:pPr>
      <w:r>
        <w:rPr>
          <w:b/>
          <w:bCs/>
          <w:color w:val="1B3A7A"/>
          <w:sz w:val="18"/>
          <w:szCs w:val="18"/>
        </w:rPr>
        <w:t xml:space="preserve">PraxisKZN (Pty) </w:t>
      </w:r>
      <w:r w:rsidR="008C400D">
        <w:rPr>
          <w:b/>
          <w:bCs/>
          <w:color w:val="1B3A7A"/>
          <w:sz w:val="18"/>
          <w:szCs w:val="18"/>
        </w:rPr>
        <w:t xml:space="preserve">Ltd </w:t>
      </w:r>
      <w:r w:rsidR="00B72E01">
        <w:rPr>
          <w:b/>
          <w:bCs/>
          <w:color w:val="1B3A7A"/>
          <w:sz w:val="18"/>
          <w:szCs w:val="18"/>
        </w:rPr>
        <w:t>| Enterprise</w:t>
      </w:r>
      <w:r>
        <w:rPr>
          <w:b/>
          <w:bCs/>
          <w:color w:val="1B3A7A"/>
          <w:sz w:val="18"/>
          <w:szCs w:val="18"/>
        </w:rPr>
        <w:t xml:space="preserve"> Software &amp; AI </w:t>
      </w:r>
      <w:r w:rsidR="00B72E01">
        <w:rPr>
          <w:b/>
          <w:bCs/>
          <w:color w:val="1B3A7A"/>
          <w:sz w:val="18"/>
          <w:szCs w:val="18"/>
        </w:rPr>
        <w:t>Solutions | www.praxiskzn.co.za | Confidential</w:t>
      </w:r>
    </w:p>
    <w:sectPr w:rsidR="00024F9D">
      <w:headerReference w:type="even" r:id="rId11"/>
      <w:headerReference w:type="default" r:id="rId12"/>
      <w:footerReference w:type="even" r:id="rId13"/>
      <w:footerReference w:type="default" r:id="rId14"/>
      <w:headerReference w:type="first" r:id="rId15"/>
      <w:footerReference w:type="firs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39CF" w14:textId="77777777" w:rsidR="00922DB1" w:rsidRDefault="00922DB1">
      <w:r>
        <w:separator/>
      </w:r>
    </w:p>
  </w:endnote>
  <w:endnote w:type="continuationSeparator" w:id="0">
    <w:p w14:paraId="11BA92B9" w14:textId="77777777" w:rsidR="00922DB1" w:rsidRDefault="0092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076B" w14:textId="77777777" w:rsidR="00F94E16" w:rsidRDefault="00F94E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FA60" w14:textId="36369855" w:rsidR="00024F9D" w:rsidRPr="00865460" w:rsidRDefault="00053F84">
    <w:pPr>
      <w:pBdr>
        <w:top w:val="single" w:sz="6" w:space="0" w:color="1B3A7A"/>
      </w:pBdr>
      <w:tabs>
        <w:tab w:val="right" w:pos="9000"/>
      </w:tabs>
      <w:spacing w:before="80"/>
      <w:rPr>
        <w:rFonts w:ascii="Aptos" w:hAnsi="Aptos"/>
        <w:b/>
        <w:bCs/>
        <w:sz w:val="24"/>
        <w:szCs w:val="24"/>
      </w:rPr>
    </w:pPr>
    <w:r w:rsidRPr="00865460">
      <w:rPr>
        <w:rFonts w:ascii="Aptos" w:hAnsi="Aptos"/>
        <w:b/>
        <w:bCs/>
        <w:color w:val="777777"/>
        <w:sz w:val="18"/>
        <w:szCs w:val="18"/>
      </w:rPr>
      <w:t>Confidential — Version 1.0 — 31 March 2026</w:t>
    </w:r>
    <w:r w:rsidRPr="00865460">
      <w:rPr>
        <w:rFonts w:ascii="Aptos" w:hAnsi="Aptos"/>
        <w:b/>
        <w:bCs/>
        <w:color w:val="777777"/>
        <w:sz w:val="18"/>
        <w:szCs w:val="18"/>
      </w:rPr>
      <w:tab/>
    </w:r>
    <w:r w:rsidR="00865460" w:rsidRPr="00865460">
      <w:rPr>
        <w:rFonts w:ascii="Aptos" w:hAnsi="Aptos"/>
        <w:b/>
        <w:bCs/>
        <w:color w:val="777777"/>
        <w:sz w:val="18"/>
        <w:szCs w:val="18"/>
      </w:rPr>
      <w:t xml:space="preserve">Page </w:t>
    </w:r>
    <w:r w:rsidR="00865460" w:rsidRPr="00865460">
      <w:rPr>
        <w:rFonts w:ascii="Aptos" w:hAnsi="Aptos"/>
        <w:b/>
        <w:bCs/>
        <w:color w:val="777777"/>
        <w:sz w:val="18"/>
        <w:szCs w:val="18"/>
      </w:rPr>
      <w:fldChar w:fldCharType="begin"/>
    </w:r>
    <w:r w:rsidR="00865460" w:rsidRPr="00865460">
      <w:rPr>
        <w:rFonts w:ascii="Aptos" w:hAnsi="Aptos"/>
        <w:b/>
        <w:bCs/>
        <w:color w:val="777777"/>
        <w:sz w:val="18"/>
        <w:szCs w:val="18"/>
      </w:rPr>
      <w:instrText xml:space="preserve"> PAGE  \* Arabic  \* MERGEFORMAT </w:instrText>
    </w:r>
    <w:r w:rsidR="00865460" w:rsidRPr="00865460">
      <w:rPr>
        <w:rFonts w:ascii="Aptos" w:hAnsi="Aptos"/>
        <w:b/>
        <w:bCs/>
        <w:color w:val="777777"/>
        <w:sz w:val="18"/>
        <w:szCs w:val="18"/>
      </w:rPr>
      <w:fldChar w:fldCharType="separate"/>
    </w:r>
    <w:r w:rsidR="00865460" w:rsidRPr="00865460">
      <w:rPr>
        <w:rFonts w:ascii="Aptos" w:hAnsi="Aptos"/>
        <w:b/>
        <w:bCs/>
        <w:noProof/>
        <w:color w:val="777777"/>
        <w:sz w:val="18"/>
        <w:szCs w:val="18"/>
      </w:rPr>
      <w:t>1</w:t>
    </w:r>
    <w:r w:rsidR="00865460" w:rsidRPr="00865460">
      <w:rPr>
        <w:rFonts w:ascii="Aptos" w:hAnsi="Aptos"/>
        <w:b/>
        <w:bCs/>
        <w:color w:val="777777"/>
        <w:sz w:val="18"/>
        <w:szCs w:val="18"/>
      </w:rPr>
      <w:fldChar w:fldCharType="end"/>
    </w:r>
    <w:r w:rsidR="00865460" w:rsidRPr="00865460">
      <w:rPr>
        <w:rFonts w:ascii="Aptos" w:hAnsi="Aptos"/>
        <w:b/>
        <w:bCs/>
        <w:color w:val="777777"/>
        <w:sz w:val="18"/>
        <w:szCs w:val="18"/>
      </w:rPr>
      <w:t xml:space="preserve"> of </w:t>
    </w:r>
    <w:r w:rsidR="00865460" w:rsidRPr="00865460">
      <w:rPr>
        <w:rFonts w:ascii="Aptos" w:hAnsi="Aptos"/>
        <w:b/>
        <w:bCs/>
        <w:color w:val="777777"/>
        <w:sz w:val="18"/>
        <w:szCs w:val="18"/>
      </w:rPr>
      <w:fldChar w:fldCharType="begin"/>
    </w:r>
    <w:r w:rsidR="00865460" w:rsidRPr="00865460">
      <w:rPr>
        <w:rFonts w:ascii="Aptos" w:hAnsi="Aptos"/>
        <w:b/>
        <w:bCs/>
        <w:color w:val="777777"/>
        <w:sz w:val="18"/>
        <w:szCs w:val="18"/>
      </w:rPr>
      <w:instrText xml:space="preserve"> NUMPAGES  \* Arabic  \* MERGEFORMAT </w:instrText>
    </w:r>
    <w:r w:rsidR="00865460" w:rsidRPr="00865460">
      <w:rPr>
        <w:rFonts w:ascii="Aptos" w:hAnsi="Aptos"/>
        <w:b/>
        <w:bCs/>
        <w:color w:val="777777"/>
        <w:sz w:val="18"/>
        <w:szCs w:val="18"/>
      </w:rPr>
      <w:fldChar w:fldCharType="separate"/>
    </w:r>
    <w:r w:rsidR="00865460" w:rsidRPr="00865460">
      <w:rPr>
        <w:rFonts w:ascii="Aptos" w:hAnsi="Aptos"/>
        <w:b/>
        <w:bCs/>
        <w:noProof/>
        <w:color w:val="777777"/>
        <w:sz w:val="18"/>
        <w:szCs w:val="18"/>
      </w:rPr>
      <w:t>2</w:t>
    </w:r>
    <w:r w:rsidR="00865460" w:rsidRPr="00865460">
      <w:rPr>
        <w:rFonts w:ascii="Aptos" w:hAnsi="Aptos"/>
        <w:b/>
        <w:bCs/>
        <w:color w:val="77777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9B8C" w14:textId="77777777" w:rsidR="00F94E16" w:rsidRDefault="00F94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B05E" w14:textId="77777777" w:rsidR="00922DB1" w:rsidRDefault="00922DB1">
      <w:r>
        <w:separator/>
      </w:r>
    </w:p>
  </w:footnote>
  <w:footnote w:type="continuationSeparator" w:id="0">
    <w:p w14:paraId="08DBC4CB" w14:textId="77777777" w:rsidR="00922DB1" w:rsidRDefault="00922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F721" w14:textId="77777777" w:rsidR="00F94E16" w:rsidRDefault="00F94E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7E6A" w14:textId="4C49E4E1" w:rsidR="00024F9D" w:rsidRPr="00865460" w:rsidRDefault="00000000">
    <w:pPr>
      <w:pBdr>
        <w:bottom w:val="single" w:sz="6" w:space="0" w:color="1B3A7A"/>
      </w:pBdr>
      <w:tabs>
        <w:tab w:val="right" w:pos="9000"/>
      </w:tabs>
      <w:spacing w:after="80"/>
      <w:rPr>
        <w:rFonts w:ascii="Aptos" w:hAnsi="Aptos"/>
        <w:b/>
        <w:bCs/>
        <w:sz w:val="24"/>
        <w:szCs w:val="24"/>
      </w:rPr>
    </w:pPr>
    <w:sdt>
      <w:sdtPr>
        <w:rPr>
          <w:rFonts w:ascii="Aptos" w:hAnsi="Aptos"/>
          <w:b/>
          <w:bCs/>
          <w:color w:val="1B3A7A"/>
          <w:sz w:val="20"/>
          <w:szCs w:val="20"/>
        </w:rPr>
        <w:id w:val="-1816335886"/>
        <w:docPartObj>
          <w:docPartGallery w:val="Watermarks"/>
          <w:docPartUnique/>
        </w:docPartObj>
      </w:sdtPr>
      <w:sdtContent>
        <w:r>
          <w:rPr>
            <w:rFonts w:ascii="Aptos" w:hAnsi="Aptos"/>
            <w:b/>
            <w:bCs/>
            <w:noProof/>
            <w:color w:val="1B3A7A"/>
            <w:sz w:val="20"/>
            <w:szCs w:val="20"/>
          </w:rPr>
          <w:pict w14:anchorId="3DE523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53F84" w:rsidRPr="00865460">
      <w:rPr>
        <w:rFonts w:ascii="Aptos" w:hAnsi="Aptos"/>
        <w:b/>
        <w:bCs/>
        <w:color w:val="1B3A7A"/>
        <w:sz w:val="20"/>
        <w:szCs w:val="20"/>
      </w:rPr>
      <w:t>PraxisKZN (Pty) Ltd</w:t>
    </w:r>
    <w:r w:rsidR="00053F84" w:rsidRPr="00865460">
      <w:rPr>
        <w:rFonts w:ascii="Aptos" w:hAnsi="Aptos"/>
        <w:color w:val="777777"/>
        <w:sz w:val="18"/>
        <w:szCs w:val="18"/>
      </w:rPr>
      <w:tab/>
    </w:r>
    <w:r w:rsidR="00053F84" w:rsidRPr="00865460">
      <w:rPr>
        <w:rFonts w:ascii="Aptos" w:hAnsi="Aptos"/>
        <w:b/>
        <w:bCs/>
        <w:color w:val="777777"/>
        <w:sz w:val="18"/>
        <w:szCs w:val="18"/>
      </w:rPr>
      <w:t>Free State Bus Inspection &amp; Monitoring Mobile App — Business Specifications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7D51E" w14:textId="77777777" w:rsidR="00F94E16" w:rsidRDefault="00F94E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3E9"/>
    <w:multiLevelType w:val="hybridMultilevel"/>
    <w:tmpl w:val="B4CEBF5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3DC0789"/>
    <w:multiLevelType w:val="hybridMultilevel"/>
    <w:tmpl w:val="7EDAED7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18C56ED1"/>
    <w:multiLevelType w:val="hybridMultilevel"/>
    <w:tmpl w:val="B4CEBF5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A121C56"/>
    <w:multiLevelType w:val="hybridMultilevel"/>
    <w:tmpl w:val="99445D3E"/>
    <w:lvl w:ilvl="0" w:tplc="6BD8C84C">
      <w:start w:val="1"/>
      <w:numFmt w:val="bullet"/>
      <w:lvlText w:val="•"/>
      <w:lvlJc w:val="left"/>
      <w:pPr>
        <w:ind w:left="720" w:hanging="360"/>
      </w:pPr>
    </w:lvl>
    <w:lvl w:ilvl="1" w:tplc="82B61E46">
      <w:start w:val="1"/>
      <w:numFmt w:val="bullet"/>
      <w:lvlText w:val="◦"/>
      <w:lvlJc w:val="left"/>
      <w:pPr>
        <w:ind w:left="1080" w:hanging="360"/>
      </w:pPr>
    </w:lvl>
    <w:lvl w:ilvl="2" w:tplc="D2603D4E">
      <w:numFmt w:val="decimal"/>
      <w:lvlText w:val=""/>
      <w:lvlJc w:val="left"/>
    </w:lvl>
    <w:lvl w:ilvl="3" w:tplc="48205072">
      <w:numFmt w:val="decimal"/>
      <w:lvlText w:val=""/>
      <w:lvlJc w:val="left"/>
    </w:lvl>
    <w:lvl w:ilvl="4" w:tplc="B540FC8A">
      <w:numFmt w:val="decimal"/>
      <w:lvlText w:val=""/>
      <w:lvlJc w:val="left"/>
    </w:lvl>
    <w:lvl w:ilvl="5" w:tplc="D7F0B8D4">
      <w:numFmt w:val="decimal"/>
      <w:lvlText w:val=""/>
      <w:lvlJc w:val="left"/>
    </w:lvl>
    <w:lvl w:ilvl="6" w:tplc="1D824BC0">
      <w:numFmt w:val="decimal"/>
      <w:lvlText w:val=""/>
      <w:lvlJc w:val="left"/>
    </w:lvl>
    <w:lvl w:ilvl="7" w:tplc="8AE62D10">
      <w:numFmt w:val="decimal"/>
      <w:lvlText w:val=""/>
      <w:lvlJc w:val="left"/>
    </w:lvl>
    <w:lvl w:ilvl="8" w:tplc="187A7E5E">
      <w:numFmt w:val="decimal"/>
      <w:lvlText w:val=""/>
      <w:lvlJc w:val="left"/>
    </w:lvl>
  </w:abstractNum>
  <w:abstractNum w:abstractNumId="4" w15:restartNumberingAfterBreak="0">
    <w:nsid w:val="55322491"/>
    <w:multiLevelType w:val="hybridMultilevel"/>
    <w:tmpl w:val="12BAC20E"/>
    <w:lvl w:ilvl="0" w:tplc="1FBE304A">
      <w:start w:val="1"/>
      <w:numFmt w:val="bullet"/>
      <w:lvlText w:val="●"/>
      <w:lvlJc w:val="left"/>
      <w:pPr>
        <w:ind w:left="720" w:hanging="360"/>
      </w:pPr>
    </w:lvl>
    <w:lvl w:ilvl="1" w:tplc="F96081C8">
      <w:start w:val="1"/>
      <w:numFmt w:val="bullet"/>
      <w:lvlText w:val="○"/>
      <w:lvlJc w:val="left"/>
      <w:pPr>
        <w:ind w:left="1440" w:hanging="360"/>
      </w:pPr>
    </w:lvl>
    <w:lvl w:ilvl="2" w:tplc="409C0FFA">
      <w:start w:val="1"/>
      <w:numFmt w:val="bullet"/>
      <w:lvlText w:val="■"/>
      <w:lvlJc w:val="left"/>
      <w:pPr>
        <w:ind w:left="2160" w:hanging="360"/>
      </w:pPr>
    </w:lvl>
    <w:lvl w:ilvl="3" w:tplc="30A0BCF2">
      <w:start w:val="1"/>
      <w:numFmt w:val="bullet"/>
      <w:lvlText w:val="●"/>
      <w:lvlJc w:val="left"/>
      <w:pPr>
        <w:ind w:left="2880" w:hanging="360"/>
      </w:pPr>
    </w:lvl>
    <w:lvl w:ilvl="4" w:tplc="02885A8A">
      <w:start w:val="1"/>
      <w:numFmt w:val="bullet"/>
      <w:lvlText w:val="○"/>
      <w:lvlJc w:val="left"/>
      <w:pPr>
        <w:ind w:left="3600" w:hanging="360"/>
      </w:pPr>
    </w:lvl>
    <w:lvl w:ilvl="5" w:tplc="C44083EC">
      <w:start w:val="1"/>
      <w:numFmt w:val="bullet"/>
      <w:lvlText w:val="■"/>
      <w:lvlJc w:val="left"/>
      <w:pPr>
        <w:ind w:left="4320" w:hanging="360"/>
      </w:pPr>
    </w:lvl>
    <w:lvl w:ilvl="6" w:tplc="7FD8E3EC">
      <w:start w:val="1"/>
      <w:numFmt w:val="bullet"/>
      <w:lvlText w:val="●"/>
      <w:lvlJc w:val="left"/>
      <w:pPr>
        <w:ind w:left="5040" w:hanging="360"/>
      </w:pPr>
    </w:lvl>
    <w:lvl w:ilvl="7" w:tplc="52920952">
      <w:start w:val="1"/>
      <w:numFmt w:val="bullet"/>
      <w:lvlText w:val="●"/>
      <w:lvlJc w:val="left"/>
      <w:pPr>
        <w:ind w:left="5760" w:hanging="360"/>
      </w:pPr>
    </w:lvl>
    <w:lvl w:ilvl="8" w:tplc="D7BA7558">
      <w:start w:val="1"/>
      <w:numFmt w:val="bullet"/>
      <w:lvlText w:val="●"/>
      <w:lvlJc w:val="left"/>
      <w:pPr>
        <w:ind w:left="6480" w:hanging="360"/>
      </w:pPr>
    </w:lvl>
  </w:abstractNum>
  <w:abstractNum w:abstractNumId="5" w15:restartNumberingAfterBreak="0">
    <w:nsid w:val="65F818D9"/>
    <w:multiLevelType w:val="hybridMultilevel"/>
    <w:tmpl w:val="DD42C0D2"/>
    <w:lvl w:ilvl="0" w:tplc="E402E6A4">
      <w:start w:val="1"/>
      <w:numFmt w:val="decimal"/>
      <w:lvlText w:val="%1."/>
      <w:lvlJc w:val="left"/>
      <w:pPr>
        <w:ind w:left="720" w:hanging="360"/>
      </w:pPr>
    </w:lvl>
    <w:lvl w:ilvl="1" w:tplc="CC242A00">
      <w:numFmt w:val="decimal"/>
      <w:lvlText w:val=""/>
      <w:lvlJc w:val="left"/>
    </w:lvl>
    <w:lvl w:ilvl="2" w:tplc="CDDC2BC6">
      <w:numFmt w:val="decimal"/>
      <w:lvlText w:val=""/>
      <w:lvlJc w:val="left"/>
    </w:lvl>
    <w:lvl w:ilvl="3" w:tplc="CDD04F82">
      <w:numFmt w:val="decimal"/>
      <w:lvlText w:val=""/>
      <w:lvlJc w:val="left"/>
    </w:lvl>
    <w:lvl w:ilvl="4" w:tplc="C652B4A8">
      <w:numFmt w:val="decimal"/>
      <w:lvlText w:val=""/>
      <w:lvlJc w:val="left"/>
    </w:lvl>
    <w:lvl w:ilvl="5" w:tplc="12D48C5C">
      <w:numFmt w:val="decimal"/>
      <w:lvlText w:val=""/>
      <w:lvlJc w:val="left"/>
    </w:lvl>
    <w:lvl w:ilvl="6" w:tplc="343AFAB6">
      <w:numFmt w:val="decimal"/>
      <w:lvlText w:val=""/>
      <w:lvlJc w:val="left"/>
    </w:lvl>
    <w:lvl w:ilvl="7" w:tplc="AB9E7BBA">
      <w:numFmt w:val="decimal"/>
      <w:lvlText w:val=""/>
      <w:lvlJc w:val="left"/>
    </w:lvl>
    <w:lvl w:ilvl="8" w:tplc="106073C2">
      <w:numFmt w:val="decimal"/>
      <w:lvlText w:val=""/>
      <w:lvlJc w:val="left"/>
    </w:lvl>
  </w:abstractNum>
  <w:num w:numId="1" w16cid:durableId="556009960">
    <w:abstractNumId w:val="4"/>
    <w:lvlOverride w:ilvl="0">
      <w:startOverride w:val="1"/>
    </w:lvlOverride>
  </w:num>
  <w:num w:numId="2" w16cid:durableId="833185637">
    <w:abstractNumId w:val="3"/>
    <w:lvlOverride w:ilvl="0">
      <w:startOverride w:val="1"/>
    </w:lvlOverride>
  </w:num>
  <w:num w:numId="3" w16cid:durableId="156387679">
    <w:abstractNumId w:val="5"/>
    <w:lvlOverride w:ilvl="0">
      <w:startOverride w:val="1"/>
    </w:lvlOverride>
  </w:num>
  <w:num w:numId="4" w16cid:durableId="1508128845">
    <w:abstractNumId w:val="1"/>
  </w:num>
  <w:num w:numId="5" w16cid:durableId="277833174">
    <w:abstractNumId w:val="0"/>
  </w:num>
  <w:num w:numId="6" w16cid:durableId="15711567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an Hardman">
    <w15:presenceInfo w15:providerId="Windows Live" w15:userId="8a30731822d252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F9D"/>
    <w:rsid w:val="00024F9D"/>
    <w:rsid w:val="00053F84"/>
    <w:rsid w:val="00066749"/>
    <w:rsid w:val="00074687"/>
    <w:rsid w:val="000C470A"/>
    <w:rsid w:val="00150D48"/>
    <w:rsid w:val="00152343"/>
    <w:rsid w:val="001D00D3"/>
    <w:rsid w:val="001D4ECE"/>
    <w:rsid w:val="001F7302"/>
    <w:rsid w:val="00204CB3"/>
    <w:rsid w:val="00212B21"/>
    <w:rsid w:val="00213743"/>
    <w:rsid w:val="002E2EFF"/>
    <w:rsid w:val="00335CA6"/>
    <w:rsid w:val="00350752"/>
    <w:rsid w:val="003E4E1E"/>
    <w:rsid w:val="003F7C7B"/>
    <w:rsid w:val="00404588"/>
    <w:rsid w:val="0042305E"/>
    <w:rsid w:val="00450FBE"/>
    <w:rsid w:val="00480D3D"/>
    <w:rsid w:val="004830C9"/>
    <w:rsid w:val="004F6BFD"/>
    <w:rsid w:val="00551B18"/>
    <w:rsid w:val="00695110"/>
    <w:rsid w:val="006B5814"/>
    <w:rsid w:val="006E3578"/>
    <w:rsid w:val="007042A2"/>
    <w:rsid w:val="00725C9A"/>
    <w:rsid w:val="007B652C"/>
    <w:rsid w:val="007D57EB"/>
    <w:rsid w:val="007F0790"/>
    <w:rsid w:val="00865460"/>
    <w:rsid w:val="00875877"/>
    <w:rsid w:val="00880B77"/>
    <w:rsid w:val="0088215E"/>
    <w:rsid w:val="008C400D"/>
    <w:rsid w:val="00922DB1"/>
    <w:rsid w:val="00933060"/>
    <w:rsid w:val="00972BC4"/>
    <w:rsid w:val="009B43A1"/>
    <w:rsid w:val="009B7DD3"/>
    <w:rsid w:val="009E77EC"/>
    <w:rsid w:val="00A20A3C"/>
    <w:rsid w:val="00A23ECF"/>
    <w:rsid w:val="00A5271E"/>
    <w:rsid w:val="00B403B4"/>
    <w:rsid w:val="00B50AEC"/>
    <w:rsid w:val="00B72E01"/>
    <w:rsid w:val="00B77DAD"/>
    <w:rsid w:val="00B97F04"/>
    <w:rsid w:val="00C472EB"/>
    <w:rsid w:val="00C54C91"/>
    <w:rsid w:val="00C65CEC"/>
    <w:rsid w:val="00D1211A"/>
    <w:rsid w:val="00D16A2C"/>
    <w:rsid w:val="00D27FC1"/>
    <w:rsid w:val="00D51429"/>
    <w:rsid w:val="00D63D69"/>
    <w:rsid w:val="00D63FA3"/>
    <w:rsid w:val="00DE7CA6"/>
    <w:rsid w:val="00DF1ED7"/>
    <w:rsid w:val="00E25445"/>
    <w:rsid w:val="00E61FDA"/>
    <w:rsid w:val="00E64C7E"/>
    <w:rsid w:val="00E72795"/>
    <w:rsid w:val="00E741F5"/>
    <w:rsid w:val="00E74DCA"/>
    <w:rsid w:val="00F20C91"/>
    <w:rsid w:val="00F53870"/>
    <w:rsid w:val="00F63437"/>
    <w:rsid w:val="00F94E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FD3E3"/>
  <w15:docId w15:val="{E220F111-F32C-437D-A69F-A0E43AC6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7A"/>
      <w:sz w:val="28"/>
      <w:szCs w:val="28"/>
    </w:rPr>
  </w:style>
  <w:style w:type="paragraph" w:styleId="Heading2">
    <w:name w:val="heading 2"/>
    <w:uiPriority w:val="9"/>
    <w:unhideWhenUsed/>
    <w:qFormat/>
    <w:pPr>
      <w:spacing w:before="200" w:after="100"/>
      <w:outlineLvl w:val="1"/>
    </w:pPr>
    <w:rPr>
      <w:b/>
      <w:bCs/>
      <w:color w:val="8B1A1A"/>
      <w:sz w:val="24"/>
      <w:szCs w:val="24"/>
    </w:rPr>
  </w:style>
  <w:style w:type="paragraph" w:styleId="Heading3">
    <w:name w:val="heading 3"/>
    <w:uiPriority w:val="9"/>
    <w:semiHidden/>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830C9"/>
    <w:pPr>
      <w:tabs>
        <w:tab w:val="center" w:pos="4513"/>
        <w:tab w:val="right" w:pos="9026"/>
      </w:tabs>
    </w:pPr>
  </w:style>
  <w:style w:type="character" w:customStyle="1" w:styleId="HeaderChar">
    <w:name w:val="Header Char"/>
    <w:basedOn w:val="DefaultParagraphFont"/>
    <w:link w:val="Header"/>
    <w:uiPriority w:val="99"/>
    <w:rsid w:val="004830C9"/>
  </w:style>
  <w:style w:type="paragraph" w:styleId="Footer">
    <w:name w:val="footer"/>
    <w:basedOn w:val="Normal"/>
    <w:link w:val="FooterChar"/>
    <w:uiPriority w:val="99"/>
    <w:unhideWhenUsed/>
    <w:rsid w:val="004830C9"/>
    <w:pPr>
      <w:tabs>
        <w:tab w:val="center" w:pos="4513"/>
        <w:tab w:val="right" w:pos="9026"/>
      </w:tabs>
    </w:pPr>
  </w:style>
  <w:style w:type="character" w:customStyle="1" w:styleId="FooterChar">
    <w:name w:val="Footer Char"/>
    <w:basedOn w:val="DefaultParagraphFont"/>
    <w:link w:val="Footer"/>
    <w:uiPriority w:val="99"/>
    <w:rsid w:val="004830C9"/>
  </w:style>
  <w:style w:type="paragraph" w:styleId="Revision">
    <w:name w:val="Revision"/>
    <w:hidden/>
    <w:uiPriority w:val="99"/>
    <w:semiHidden/>
    <w:rsid w:val="00704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B08D7AF4A674CA2039EE2734FC9B8" ma:contentTypeVersion="18" ma:contentTypeDescription="Create a new document." ma:contentTypeScope="" ma:versionID="14e4ec881bf4cc84f0b539c51508f831">
  <xsd:schema xmlns:xsd="http://www.w3.org/2001/XMLSchema" xmlns:xs="http://www.w3.org/2001/XMLSchema" xmlns:p="http://schemas.microsoft.com/office/2006/metadata/properties" xmlns:ns2="99a63c41-766b-46eb-b3c9-b967d66ecc6e" xmlns:ns3="e81fdd25-8d50-4693-8928-866cadbb6473" targetNamespace="http://schemas.microsoft.com/office/2006/metadata/properties" ma:root="true" ma:fieldsID="89f007958de7ccb77bb42217fae42332" ns2:_="" ns3:_="">
    <xsd:import namespace="99a63c41-766b-46eb-b3c9-b967d66ecc6e"/>
    <xsd:import namespace="e81fdd25-8d50-4693-8928-866cadbb647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2:SharedWithUsers" minOccurs="0"/>
                <xsd:element ref="ns2:SharedWithDetails"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a63c41-766b-46eb-b3c9-b967d66ecc6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f705e18e-1004-4067-b403-3ee22e01c420}" ma:internalName="TaxCatchAll" ma:showField="CatchAllData" ma:web="99a63c41-766b-46eb-b3c9-b967d66ecc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81fdd25-8d50-4693-8928-866cadbb64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1c41cb60-6802-42af-990f-3c4293db6c5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99a63c41-766b-46eb-b3c9-b967d66ecc6e">HTC74WK34Y6Z-875996804-556131</_dlc_DocId>
    <TaxCatchAll xmlns="99a63c41-766b-46eb-b3c9-b967d66ecc6e" xsi:nil="true"/>
    <lcf76f155ced4ddcb4097134ff3c332f xmlns="e81fdd25-8d50-4693-8928-866cadbb6473">
      <Terms xmlns="http://schemas.microsoft.com/office/infopath/2007/PartnerControls"/>
    </lcf76f155ced4ddcb4097134ff3c332f>
    <_dlc_DocIdUrl xmlns="99a63c41-766b-46eb-b3c9-b967d66ecc6e">
      <Url>https://praxislive.sharepoint.com/sites/CommonDrive/_layouts/15/DocIdRedir.aspx?ID=HTC74WK34Y6Z-875996804-556131</Url>
      <Description>HTC74WK34Y6Z-875996804-556131</Description>
    </_dlc_DocIdUrl>
  </documentManagement>
</p:properties>
</file>

<file path=customXml/itemProps1.xml><?xml version="1.0" encoding="utf-8"?>
<ds:datastoreItem xmlns:ds="http://schemas.openxmlformats.org/officeDocument/2006/customXml" ds:itemID="{B595DFA8-95F7-4ABC-A509-B659D83A35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a63c41-766b-46eb-b3c9-b967d66ecc6e"/>
    <ds:schemaRef ds:uri="e81fdd25-8d50-4693-8928-866cadbb6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E63D61-CAFB-42CE-8FB5-16C7CD2A5740}">
  <ds:schemaRefs>
    <ds:schemaRef ds:uri="http://schemas.microsoft.com/sharepoint/events"/>
  </ds:schemaRefs>
</ds:datastoreItem>
</file>

<file path=customXml/itemProps3.xml><?xml version="1.0" encoding="utf-8"?>
<ds:datastoreItem xmlns:ds="http://schemas.openxmlformats.org/officeDocument/2006/customXml" ds:itemID="{1C2015E5-F724-4D65-8817-3B57B83F72A3}">
  <ds:schemaRefs>
    <ds:schemaRef ds:uri="http://schemas.microsoft.com/sharepoint/v3/contenttype/forms"/>
  </ds:schemaRefs>
</ds:datastoreItem>
</file>

<file path=customXml/itemProps4.xml><?xml version="1.0" encoding="utf-8"?>
<ds:datastoreItem xmlns:ds="http://schemas.openxmlformats.org/officeDocument/2006/customXml" ds:itemID="{EC18C8F0-3013-4051-9898-E8A37F8F003F}">
  <ds:schemaRefs>
    <ds:schemaRef ds:uri="http://schemas.microsoft.com/office/2006/metadata/properties"/>
    <ds:schemaRef ds:uri="http://schemas.microsoft.com/office/infopath/2007/PartnerControls"/>
    <ds:schemaRef ds:uri="99a63c41-766b-46eb-b3c9-b967d66ecc6e"/>
    <ds:schemaRef ds:uri="e81fdd25-8d50-4693-8928-866cadbb6473"/>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13</Pages>
  <Words>2675</Words>
  <Characters>15252</Characters>
  <Application>Microsoft Office Word</Application>
  <DocSecurity>0</DocSecurity>
  <Lines>127</Lines>
  <Paragraphs>35</Paragraphs>
  <ScaleCrop>false</ScaleCrop>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Sean Hardman</cp:lastModifiedBy>
  <cp:revision>3</cp:revision>
  <dcterms:created xsi:type="dcterms:W3CDTF">2026-04-10T09:41:00Z</dcterms:created>
  <dcterms:modified xsi:type="dcterms:W3CDTF">2026-04-10T09:46:00Z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0x01010053DB08D7AF4A674CA2039EE2734FC9B8</vt:lpwstr>
  </property>
  <property fmtid="{D5CDD505-2E9C-101B-9397-08002B2CF9AE}" pid="3" name="_dlc_DocIdItemGuid">
    <vt:lpwstr>bfab2a05-8e7f-4269-9bc1-375fa520da77</vt:lpwstr>
  </property>
  <property fmtid="{D5CDD505-2E9C-101B-9397-08002B2CF9AE}" pid="4" name="MediaServiceImageTags">
    <vt:lpwstr/>
  </property>
</Properties>
</file>